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Referencias</w:t>
      </w:r>
    </w:p>
    <w:p>
      <w:pPr>
        <w:spacing w:after="400"/>
        <w:jc w:val="center"/>
      </w:pPr>
      <w:del w:id="90037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delText xml:space="preserve">Versión 2  ·  Junio 2026</w:delText>
        </w:r>
      </w:del>
      <w:ins w:id="90038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t xml:space="preserve">Versión 5  ·  Junio 2026</w:t>
        </w:r>
      </w:ins>
    </w:p>
    <w:p>
      <w:pPr>
        <w:spacing w:after="300" w:before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Referencias bibliográficas citadas a lo largo de los capítulos de la tesis, deduplicadas y ordenadas alfabéticamente según las normas APA 7ª edición.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Acharya, U. R., Joseph, K. P., Kannathal, N., Lim, C. M., &amp; Suri, J. S. (2006). Heart rate variability: a review. Medical and Biological Engineering and Computing, 44(12), 1031–1051. https://doi.org/10.1007/s11517-006-0119-0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Álvarez, D., Gutiérrez-Tobal, G. C., Vaquerizo-Villar, F., et al. (2022). Oximetry indices in the management of sleep apnea: from overnight minimum saturation to the novel hypoxemia measures. Advances in Experimental Medicine and Biology. https://pubmed.ncbi.nlm.nih.gov/36217087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Ancoli-Israel, S., Cole, R., Alessi, C., Chambers, M., Moorcroft, W., &amp; Pollak, C. P. (2003). The role of actigraphy in the study of sleep and circadian rhythms. Sleep, 26(3), 342–392. https://doi.org/10.1093/sleep/26.3.342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(2024). Claude: un asistente de IA por Anthropic. https://www.anthropic.com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Azarbarzin, A., Sands, S. A., Stone, K. L., Taranto-Montemurro, L., Messineo, L., Terrill, P. I., Ancoli-Israel, S., Ensrud, K., Purcell, S., White, D. P., Redline, S., &amp; Wellman, A. (2019). The hypoxic burden of sleep apnoea predicts cardiovascular disease-related mortality: the Osteoporotic Fractures in Men Study and the Sleep Heart Health Study. European Heart Journal, 40(14), 1149–1157. https://doi.org/10.1093/eurheartj/ehy624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Bailly, S., Destors, M., Grillet, Y., Richard, P., Stach, B., Vivodtzev, I., Timsit, J.-F., Lévy, P., Tamisier, R., &amp; Pépin, J.-L. (2016). Obstructive sleep apnea: a cluster analysis at time of diagnosis. PLoS One, 11(6), e0157318. https://doi.org/10.1371/journal.pone.0157318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Behar, J. A., Palmius, N., Li, Q., Garber, M., Nagaraj, S. B., &amp; Clifford, G. D. (2019). Feasibility of single channel oximetry for mass screening of obstructive sleep apnea. EClinicalMedicine, 11, 81–88. https://doi.org/10.1016/j.eclinm.2019.05.009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Benjafield, A. V., Ayas, N. T., Eastwood, P. R., Heinzer, R., Ip, M. S. M., Morrell, M. J., Nunez, C. M., Patel, S. R., Penzel, T., Pépin, J. L., Peppard, P. E., Sinha, S., Tufik, S., Valentine, K., &amp; Malhotra, A. (2019). Estimation of the global prevalence and burden of obstructive sleep apnoea: a literature-based analysis. The Lancet Respiratory Medicine, 7(8), 687–698. https://doi.org/10.1016/S2213-2600(19)30198-5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Berry, R. B., Budhiraja, R., Gottlieb, D. J., Gozal, D., Iber, C., Kapur, V. K., Marcus, C. L., Mehra, R., Parthasarathy, S., Quan, S. F., Redline, S., Strohl, K. P., Ward, S. L. D., Weinstein, M. D., &amp; Tangredi, M. M. (2012). Rules for scoring respiratory events in sleep: update of the 2007 AASM Manual for the Scoring of Sleep and Associated Events. Journal of Clinical Sleep Medicine, 8(5), 597–619. https://doi.org/10.5664/jcsm.2172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Biedebach, L., Ferreira-Santos, D., Stefanos, M. A., et al. (2025). Unsupervised machine learning in sleep research: a scoping review. Sleep. https://pubmed.ncbi.nlm.nih.gov/40719375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Bittencourt, L. R. A., Suchecki, D., Tufik, S., Peres, C., Togeiro, S. M., Bagnato, M. C., &amp; Nery, L. E. (2001). The variability of the apnoea-hypopnoea index. Journal of Sleep Research, 10(3), 245–251. https://doi.org/10.1046/j.1365-2869.2001.00255.x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Bland, J. M., &amp; Altman, D. G. (1986). Statistical methods for assessing agreement between two methods of clinical measurement. The Lancet, 327(8476), 307–310. https://doi.org/10.1016/S0140-6736(86)90837-8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Bonsignore, M. R., Baiamonte, P., Mazzuca, E., Castrogiovanni, A., &amp; Marrone, O. (2019). Obstructive sleep apnea and comorbidities: a dangerous liaison. Multidisciplinary Respiratory Medicine, 14(1), 8. https://doi.org/10.1186/s40248-019-0172-9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Advances in Neural Information Processing Systems, 33, 1877–1901.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Cai, C. J., Winter, S., Steiner, D., Wilcox, L., &amp; Terry, M. (2019). "Hello AI": uncovering the onboarding needs of medical practitioners for human-AI collaborative decision-making. Proceedings of the ACM on Human-Computer Interaction, 3(CSCW), 1–24. https://doi.org/10.1145/3359206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Clifton, D. A., Clifton, L., Pimentel, M. A. F., Watkinson, P. J., &amp; Tarassenko, L. (2015). Predictive monitoring of mobile patients by combining clinical observations with data from wearable sensors. IEEE Journal of Biomedical and Health Informatics, 18(3), 722–730. https://doi.org/10.1109/JBHI.2013.2293059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Collins, G. S., Reitsma, J. B., Altman, D. G., &amp; Moons, K. G. (2015). Transparent reporting of a multivariable prediction model for individual prognosis or diagnosis (TRIPOD): the TRIPOD statement. BMJ, 350, g7594. https://doi.org/10.1136/bmj.g7594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Collop, N. A., Anderson, W. M., Boehlecke, B., Claman, D., Goldberg, R., Gottlieb, D. J., Hudgel, D., Sateia, M., &amp; Schwab, R. (2007). Clinical guidelines for the use of unattended portable monitors in the diagnosis of obstructive sleep apnea in adult patients. Journal of Clinical Sleep Medicine, 3(7), 737–747. https://doi.org/10.5664/jcsm.26999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Chazal, P., O'Dwyer, M., &amp; Reilly, R. B. (2004). Automatic classification of heartbeats using ECG morphology and heartbeat interval features. IEEE Transactions on Biomedical Engineering, 51(7), 1196–1206. https://doi.org/10.1109/TBME.2004.827359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Dempsey, J. A., Veasna, P., Morgan, B. J., &amp; O'Donnell, C. P. (2010). Pathophysiology of sleep apnea. Physiological Reviews, 90(1), 47–112. https://doi.org/10.1152/physrev.00043.2008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Duran-Cantolla, J., Aizpuru, F., Montserrat, J. M., Ballester, E., Terán, J., Aguirregomoscorta, J. I., … &amp; Barbé, F. (2010). Continuous positive airway pressure as treatment for systemic hypertension in people with obstructive sleep apnoea: randomised controlled trial. BMJ, 341, c5991. https://doi.org/10.1136/bmj.c5991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Eckert, D. J., White, D. P., Jordan, A. S., Malhotra, A., &amp; Wellman, A. (2013). Defining phenotypic causes of obstructive sleep apnea: identification of novel therapeutic targets. American Journal of Respiratory and Critical Care Medicine, 188(8), 996–1004. https://doi.org/10.1164/rccm.201303-0448OC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Efron, B., &amp; Tibshirani, R. J. (1993). An introduction to the bootstrap. Chapman &amp; Hall/CRC. https://doi.org/10.1201/9780429246593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Goldberger, A. L., Amaral, L. A. N., Hausdorff, J. M., Ivanov, P. Ch., Peng, C.-K., &amp; Stanley, H. E. (2002). Fractal dynamics in physiology: alterations with disease and aging. Proceedings of the National Academy of Sciences, 99(Suppl 1), 2466–2472. https://doi.org/10.1073/pnas.012579499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Hosmer, D. W., Lemeshow, S., &amp; Sturdivant, R. X. (2013). Applied logistic regression (3rd ed.). Wiley. https://doi.org/10.1002/9781118548387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Inza, R., et al. (2026). Fenotipado morfológico y respuesta autonómica en eventos de desaturación nocturna: el Índice de Reactividad Autonómica (ARI). Manuscrito enviado para publicación. [T1]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Estados dinámicos multiescala de la fisiología respiratoria nocturna: morfotipos, carga hipóxica y reactividad autonómica. [T2]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Acoplamiento morfotipo–estado y modelado predictivo basado en representaciones PAC. [T3]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Predicción prospectiva de eventos de desaturación severa con horizonte temporal clínico mediante representaciones PAC. [T4]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Jolliffe, I. T. (2002). Principal component analysis (2nd ed.). Springer.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Kapur, V. K., Auckley, D. H., Chowdhuri, S., Kuhlmann, D. C., Mehra, R., Ramar, K., &amp; Harrod, C. G. (2017). Clinical practice guideline for diagnostic testing for adult obstructive sleep apnea: an American Academy of Sleep Medicine clinical practice guideline. Journal of Clinical Sleep Medicine, 13(3), 479–504. https://doi.org/10.5664/jcsm.6506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Ke, G., Meng, Q., Finley, T., Wang, T., Chen, W., Ma, W., Ye, Q., &amp; Liu, T.-Y. (2017). LightGBM: A highly efficient gradient boosting decision tree. Advances in Neural Information Processing Systems, 30, 3146–3154.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Koo, T. K., &amp; Li, M. Y. (2016). A guideline of selecting and reporting intraclass correlation coefficients for reliability research. Journal of Chiropractic Medicine, 15(2), 155–163. https://doi.org/10.1016/j.jcm.2016.02.012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Landis, J. R., &amp; Koch, G. G. (1977). The measurement of observer agreement for categorical data. Biometrics, 33(1), 159–174. https://doi.org/10.2307/2529310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Levendowski, D. J., Zack, N., Rao, S., Wong, K., Blackwell, T., Cavazzos, J., Hewes, R. T., &amp; Westbrook, P. (2009). Assessment of the test-retest reliability of laboratory polysomnography. Sleep and Breathing, 13(2), 163–167. https://doi.org/10.1007/s11325-008-0214-6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Lévy, P., Kohler, M., McNicholas, W. T., Barbé, F., McEvoy, R. D., Somers, V. K., ... &amp; Pépin, J.-L. (2015). Obstructive sleep apnoea syndrome. Nature Reviews Disease Primers, 1, 15015. https://doi.org/10.1038/nrdp.2015.15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Linz, D., McEvoy, R. D., Cowie, M. R., Somers, V. K., Nattel, S., Lévy, P., ... &amp; Sanders, P. (2018). Associations of obstructive sleep apnea with atrial fibrillation, stroke, sudden cardiac death, and mortality: a review. JAMA Cardiology, 3(6), 532–540. https://doi.org/10.1001/jamacardio.2018.0823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M., &amp; Lee, S.-I. (2017). A unified approach to interpreting model predictions. Advances in Neural Information Processing Systems, 30, 4765–4774.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MacQueen, J. (1967). Some methods for classification and analysis of multivariate observations. Proceedings of the Fifth Berkeley Symposium on Mathematical Statistics and Probability, 1, 281–297.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Malhotra, A., Ayappa, I., Ayas, N., Collop, N., Hopps, D., Jackson, N., Javaheri, S., Khosla, S., Patel, S. R., Punjabi, N. M., Somers, V. K., Strollo, P. J., Strohl, K. P., Weaver, T. E., &amp; Yaggi, H. K. (2021). Metrics of sleep apnea severity: beyond the apnea-hypopnea index. Sleep, 44(7), zsab030. https://doi.org/10.1093/sleep/zsab030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Marin, J. M., Carrizo, S. J., Vicente, E., &amp; Agusti, A. G. N. (2005). Long-term cardiovascular outcomes in men with obstructive sleep apnoea-hypopnoea with or without treatment with continuous positive airway pressure: an observational study. The Lancet, 365(9464), 1046–1053. https://doi.org/10.1016/S0140-6736(05)71141-7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Masa, J. F., Corral, J., Pereira, R., Duran-Cantolla, J., Cabello, M., Hernández-Blasco, L., … &amp; Montserrat, J. M. (2011). Effectiveness of home respiratory polygraphy for the diagnosis of sleep apnoea and hypopnoea syndrome. Thorax, 66(7), 567–573. https://doi.org/10.1136/thx.2010.152272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McKinney, W. (2010). Data structures for statistical computing in Python. Proceedings of the 9th Python in Science Conference, 56–61. https://doi.org/10.25080/Majora-92bf1922-00a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Narkiewicz, K., &amp; Somers, V. K. (2003). Sympathetic nerve activity in obstructive sleep apnoea. Acta Physiologica Scandinavica, 177(3), 385–390. https://doi.org/10.1046/j.1365-201X.2003.01091.x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Niculescu-Mizil, A., &amp; Caruana, R. (2005). Predicting good probabilities with supervised learning. Proceedings of the 22nd International Conference on Machine Learning (ICML), 625–632. https://doi.org/10.1145/1102351.1102430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Nieto, F. J., Young, T. B., Lind, B. K., Shahar, E., Samet, J. M., Redline, S., ... &amp; Pickering, T. G. (2000). Association of sleep-disordered breathing, sleep apnea, and hypertension in a large community-based study. JAMA, 283(14), 1829–1836. https://doi.org/10.1001/jama.283.14.1829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Norris, J. R. (1997). Markov chains. Cambridge University Press. https://doi.org/10.1017/CBO9780511810633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Oliven, A., Tov, N., Brandspiegel, S., Steinfeld, U., &amp; Schwartz, A. R. (2020). Clustering of apneas in obstructive sleep apnea: significance and clinical relevance. Sleep, 43(9), zsaa046. https://doi.org/10.1093/sleep/zsaa046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Penzel, T., Kantelhardt, J. W., Bartsch, R. P., Riedl, M., Kraemer, J. F., Wessel, N., … &amp; Schöbel, C. (2016). Modulations of heart rate, ECG, and cardio-respiratory coupling observed in polysomnography. Frontiers in Physiology, 7, 460. https://doi.org/10.3389/fphys.2016.00460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Peppard, P. E., Young, T., Barnet, J. H., Palta, M., Hagen, E. W., &amp; Hla, K. M. (2013). Increased prevalence of sleep-disordered breathing in adults. American Journal of Epidemiology, 177(9), 1006–1014. https://doi.org/10.1093/aje/kws342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Plotly Technologies Inc. (2015). Collaborative data science. https://plot.ly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(2016a). Carotid body chemoreflex: a driver of autonomic abnormalities in sleep apnoea. Experimental Physiology, 101(3), 394–399. https://doi.org/10.1113/EP085601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(2016b). Carotid body chemoreflex: a new frontier in the treatment of cardiorespiratory diseases. Advances in Experimental Medicine and Biology, 860, 53–63. https://doi.org/10.1007/978-3-319-18440-1_6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Punjabi, N. M., Caffo, B. S., Goodwin, J. L., Gottlieb, D. J., Newman, A. B., O'Connor, G. T., Rapoport, D. M., Redline, S., Resnick, H. E., Robbins, J. A., Shahar, E., Unruh, M. L., &amp; Samet, J. M. (2009). Sleep-disordered breathing and mortality: a prospective cohort study. PLoS Medicine, 6(8), e1000132. https://doi.org/10.1371/journal.pmed.1000132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Roberts, D. R., Bahn, V., Ciuti, S., Boyce, M. S., Elith, J., Guillera-Arroita, G., Hauenstein, S., Lahoz-Monfort, J. J., Schröder, B., Thuiller, W., Warton, D. I., Wintle, B. A., Hartig, F., &amp; Dormann, C. F. (2017). Cross-validation strategies for data with temporal, spatial, hierarchical, or phylogenetic structure. Ecography, 40(8), 913–929. https://doi.org/10.1111/ecog.02881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Rousseeuw, P. J. (1987). Silhouettes: A graphical aid to the interpretation and validation of cluster analysis. Journal of Computational and Applied Mathematics, 20, 53–65. https://doi.org/10.1016/0377-0427(87)90125-7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Saito, T., &amp; Rehmsmeier, M. (2015). The precision-recall plot is more informative than the ROC plot when evaluating binary classifiers on imbalanced datasets. PLOS ONE, 10(3), e0118432. https://doi.org/10.1371/journal.pone.0118432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Sands, S. A., Terrill, P. I., Edwards, B. A., Taranto-Montemurro, L., Azarbarzin, A., Nguyen, A. T., … &amp; Wellman, A. (2018). Quantifying the arousal threshold using polysomnography in obstructive sleep apnea. Sleep, 41(1), zsx183. https://doi.org/10.1093/sleep/zsx183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Sendak, M. P., Elish, M. C., Gao, M., Futoma, J., Ratliff, W., Nichols, M., Bedoya, A., Balu, S., &amp; O'Brien, C. (2020). "The human body is a black box": supporting clinical decision-making with deep learning. Proceedings of the 2020 Conference on Fairness, Accountability, and Transparency, 99–109. https://doi.org/10.1145/3351095.3372827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Shamsuzzaman, A. S. M., Gersh, B. J., &amp; Somers, V. K. (2003). Obstructive sleep apnea: implications for cardiac and vascular disease. JAMA, 290(14), 1906–1914. https://doi.org/10.1001/jama.290.14.1906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Shannon, C. E. (1948). A mathematical theory of communication. The Bell System Technical Journal, 27(3), 379–423. https://doi.org/10.1002/j.1538-7305.1948.tb01338.x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Shrout, P. E., &amp; Fleiss, J. L. (1979). Intraclass correlations: uses in assessing rater reliability. Psychological Bulletin, 86(2), 420–428. https://doi.org/10.1037/0033-2909.86.2.420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Somers, V. K., Dyken, M. E., Mark, A. L., &amp; Abboud, F. M. (1993). Sympathetic-nerve activity during sleep in normal subjects. New England Journal of Medicine, 328(5), 303–307. https://doi.org/10.1056/NEJM199302043280502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Stradling, J. R., &amp; Davies, R. J. O. (2004). Sleep 1: Obstructive sleep apnoea/hypopnoea syndrome: definitions, epidemiology, and natural history. Thorax, 59(1), 73–78. https://doi.org/10.1136/thorax.59.1.73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 Inc. (2019). Streamlit: the fastest way to build and share data apps. https://streamlit.io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Task Force of the European Society of Cardiology and the North American Society of Pacing and Electrophysiology. (1996). Heart rate variability: Standards of measurement, physiological interpretation, and clinical use. Circulation, 93(5), 1043–1065. https://doi.org/10.1161/01.CIR.93.5.1043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Terrill, P. I. (2020). A review of approaches for analysing obstructive sleep apnoea-related patterns in pulse oximetry data. Respirology. https://pubmed.ncbi.nlm.nih.gov/31246376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Topol, E. J. (2019). High-performance medicine: the convergence of human and artificial intelligence. Nature Medicine, 25(1), 44–56. https://doi.org/10.1038/s41591-018-0300-7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Vasey, B., Nagendran, M., Campbell, B., Clifton, D. A., Collins, G. S., Denaxas, S., Denniston, A. K., Faes, L., Geerts, H., Ibrahim, M., Liu, X., Mateen, B. A., Mathur, P., McCradden, M. D., Morgan, L., Pinnock, H., Porteous, A., Rittscher, J., Robinson, K., … DECIDE-AI Expert Group. (2022). Reporting guideline for the early-stage clinical evaluation of decision support systems driven by artificial intelligence: DECIDE-AI. Nature Medicine, 28(5), 924–933. https://doi.org/10.1038/s41591-022-01772-9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Wasserstein, R. L., &amp; Lazar, N. A. (2016). The ASA statement on p-values: Context, process, and purpose. The American Statistician, 70(2), 129–133. https://doi.org/10.1080/00031305.2016.1154108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Wellman, A., Eckert, D. J., Jordan, A. S., Edwards, B. A., Passaglia, C. L., Jackson, A. C., … &amp; White, D. P. (2011). A method for measuring and modeling the physiological traits causing obstructive sleep apnea. Journal of Applied Physiology, 110(6), 1627–1637. https://doi.org/10.1152/japplphysiol.00972.2010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Xie, J., Sert Kuniyoshi, F. H., Covassin, N., De Godoy, M. F., &amp; Somers, V. K. (2016). Excessive daytime sleepiness independently predicts increased cardiovascular risk after myocardial infarction. Journal of the American Heart Association, 5(3), e002913. https://doi.org/10.1161/JAHA.115.002913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Yaggi, H. K., Concato, J., Kernan, W. N., Lichtman, J. H., Brass, L. M., &amp; Mohsenin, V. (2005). Obstructive sleep apnea as a risk factor for stroke and death. New England Journal of Medicine, 353(19), 2034–2041. https://doi.org/10.1056/NEJMoa043104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Ye, L., Pien, G. W., Ratcliffe, S. J., Björnsdóttir, E., Arnardottir, E. S., Pack, A. I., Benediktsdóttir, B., &amp; Gislason, T. (2014). The different clinical faces of obstructive sleep apnoea: a cluster analysis. European Respiratory Journal, 44(6), 1600–1607. https://doi.org/10.1183/09031936.00032314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Yoon, H., &amp; Choi, S. H. (2023). Technologies for sleep monitoring at home: wearables and nearables. Biomedical Engineering Letters, 13(3), 313–327. https://doi.org/10.1007/s13534-023-00305-8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Young, T., Palta, M., Dempsey, J., Skatrud, J., Weber, S., &amp; Badr, S. (1993). The occurrence of sleep-disordered breathing among middle-aged adults. New England Journal of Medicine, 328(17), 1230–1235. https://doi.org/10.1056/NEJM199304293281704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Zhang, X., Li, F., Fang, Y., et al. (2026). Novel event-based peripheral oxygen saturation metrics provide complementary information for OSA classification. IEEE Transactions on Bio-Medical Engineering. https://pubmed.ncbi.nlm.nih.gov/41701586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Zinchuk, A. V., &amp; Yaggi, H. K. (2020). Phenotypic subtypes of OSA: a challenge and opportunity for precision medicine. Chest, 157(2), 403–420. https://doi.org/10.1016/j.chest.2019.09.020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2026-06-02T20:04:29.308Z</dcterms:created>
  <dcterms:modified xsi:type="dcterms:W3CDTF">2026-06-02T20:04:29.308Z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