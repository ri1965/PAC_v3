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B404" w14:textId="77777777" w:rsidR="00812477" w:rsidRDefault="00000000">
      <w:pPr>
        <w:spacing w:after="80"/>
        <w:jc w:val="center"/>
      </w:pPr>
      <w:r>
        <w:rPr>
          <w:b/>
          <w:bCs/>
          <w:sz w:val="32"/>
          <w:szCs w:val="32"/>
        </w:rPr>
        <w:t>ANEXO B</w:t>
      </w:r>
    </w:p>
    <w:p w14:paraId="68E2B233" w14:textId="77777777" w:rsidR="00812477" w:rsidRDefault="00000000">
      <w:pPr>
        <w:spacing w:after="80"/>
        <w:jc w:val="center"/>
      </w:pPr>
      <w:r>
        <w:rPr>
          <w:b/>
          <w:bCs/>
          <w:sz w:val="32"/>
          <w:szCs w:val="32"/>
        </w:rPr>
        <w:t>Glosario de Términos PAC</w:t>
      </w:r>
    </w:p>
    <w:p w14:paraId="5BDB49EF" w14:textId="77777777" w:rsidR="00812477" w:rsidRDefault="00000000">
      <w:pPr>
        <w:spacing w:after="400"/>
        <w:jc w:val="center"/>
      </w:pPr>
      <w:del w:id="90019" w:author="Claude" w:date="2026-06-07T12:00:00Z">
        <w:r>
          <w:rPr>
            <w:i/>
            <w:iCs/>
            <w:color w:val="666666"/>
          </w:rPr>
          <w:delText xml:space="preserve">Versión 9  ·  Junio 2026</w:delText>
        </w:r>
      </w:del>
      <w:ins w:id="90020" w:author="Claude" w:date="2026-06-07T12:00:00Z">
        <w:r>
          <w:rPr>
            <w:i/>
            <w:iCs/>
            <w:color w:val="666666"/>
          </w:rPr>
          <w:t xml:space="preserve">Versión 12  ·  Junio 2026</w:t>
        </w:r>
      </w:ins>
    </w:p>
    <w:p w14:paraId="06B035E3"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0FF3B2" w14:textId="77777777" w:rsidR="00812477" w:rsidRDefault="00000000">
      <w:pPr>
        <w:spacing w:before="180" w:after="60"/>
      </w:pPr>
      <w:r>
        <w:rPr>
          <w:b/>
          <w:bCs/>
        </w:rPr>
        <w:t>AASM (American Academy of Sleep Medicine)</w:t>
      </w:r>
    </w:p>
    <w:p w14:paraId="4C04D046"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6FB6FABF" w14:textId="77777777" w:rsidR="00812477" w:rsidRDefault="00000000">
      <w:pPr>
        <w:spacing w:before="180" w:after="60"/>
      </w:pPr>
      <w:r>
        <w:rPr>
          <w:b/>
          <w:bCs/>
        </w:rPr>
        <w:t>Activación autonómica</w:t>
      </w:r>
    </w:p>
    <w:p w14:paraId="59BE721D"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7A2C9E9E" w14:textId="77777777" w:rsidR="00812477" w:rsidRDefault="00000000">
      <w:pPr>
        <w:spacing w:before="180" w:after="60"/>
      </w:pPr>
      <w:r>
        <w:rPr>
          <w:b/>
          <w:bCs/>
        </w:rPr>
        <w:t>Agrupamiento de trayectorias nocturnas</w:t>
      </w:r>
    </w:p>
    <w:p w14:paraId="1CCE1CAB"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2A2E9CF8" w14:textId="77777777" w:rsidR="00812477" w:rsidRDefault="00000000">
      <w:pPr>
        <w:spacing w:before="180" w:after="60"/>
      </w:pPr>
      <w:r>
        <w:rPr>
          <w:b/>
          <w:bCs/>
        </w:rPr>
        <w:t>AHI (Apnea-Hypopnea Index — Índice de Apneas-Hipopneas)</w:t>
      </w:r>
    </w:p>
    <w:p w14:paraId="5948AF8F"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5483D624" w14:textId="77777777" w:rsidR="00812477" w:rsidRDefault="00000000">
      <w:pPr>
        <w:spacing w:before="180" w:after="60"/>
      </w:pPr>
      <w:r>
        <w:rPr>
          <w:b/>
          <w:bCs/>
        </w:rPr>
        <w:t>Análisis de acoplamiento temporal</w:t>
      </w:r>
    </w:p>
    <w:p w14:paraId="60BB1112" w14:textId="77777777" w:rsidR="00812477" w:rsidRDefault="00000000">
      <w:pPr>
        <w:spacing w:after="160" w:line="360" w:lineRule="auto"/>
        <w:jc w:val="both"/>
      </w:pPr>
      <w:r>
        <w:lastRenderedPageBreak/>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038AD242" w14:textId="77777777" w:rsidR="00812477" w:rsidRDefault="00000000">
      <w:pPr>
        <w:spacing w:before="180" w:after="60"/>
      </w:pPr>
      <w:r>
        <w:rPr>
          <w:b/>
          <w:bCs/>
        </w:rPr>
        <w:t>Análisis multiescala</w:t>
      </w:r>
    </w:p>
    <w:p w14:paraId="7FB0E4F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04D0ABC" w14:textId="77777777" w:rsidR="00812477" w:rsidRDefault="00000000">
      <w:pPr>
        <w:spacing w:before="180" w:after="60"/>
      </w:pPr>
      <w:r>
        <w:rPr>
          <w:b/>
          <w:bCs/>
        </w:rPr>
        <w:t>ANMAT (Administración Nacional de Medicamentos, Alimentos y Tecnología Médica)</w:t>
      </w:r>
    </w:p>
    <w:p w14:paraId="66A1A5E3"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6265DC44" w14:textId="77777777" w:rsidR="00812477" w:rsidRDefault="00000000">
      <w:pPr>
        <w:spacing w:before="180" w:after="60"/>
      </w:pPr>
      <w:r>
        <w:rPr>
          <w:b/>
          <w:bCs/>
        </w:rPr>
        <w:t>ARI (Índice de Reactividad Autonómica)</w:t>
      </w:r>
    </w:p>
    <w:p w14:paraId="78BFFEA2" w14:textId="77777777" w:rsidR="00812477" w:rsidRDefault="00000000">
      <w:pPr>
        <w:spacing w:after="160" w:line="360" w:lineRule="auto"/>
        <w:jc w:val="both"/>
      </w:pPr>
      <w:r>
        <w:t xml:space="preserve">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w:t>
      </w:r>
      <w:del w:id="90021" w:author="Claude" w:date="2026-06-07T12:00:00Z">
        <w:r>
          <w:delText xml:space="preserve">ρ(ARI, ODI3) = 0,034 (prácticamente ortogonal)</w:delText>
        </w:r>
      </w:del>
      <w:ins w:id="90022" w:author="Claude" w:date="2026-06-07T12:00:00Z">
        <w:r>
          <w:t xml:space="preserve">ρ(ARI, drop_pct) = 0,035 (prácticamente ortogonal a la severidad del evento)</w:t>
        </w:r>
      </w:ins>
      <w:r>
        <w:t xml:space="preserve">; ICC(1,1) = 0,69 (cohorte completa) / 0,74 (cohorte estricta); estable desde la primera noche de registro. El gradiente autonómico inverso —C5 presenta el ARI más bajo del corpus (0,423 ± 0,104)— sugiere atenuación autonómica ante hipoxia crónica severa.</w:t>
      </w:r>
    </w:p>
    <w:p w14:paraId="78987633" w14:textId="77777777" w:rsidR="00812477" w:rsidRDefault="00000000">
      <w:pPr>
        <w:spacing w:before="180" w:after="60"/>
      </w:pPr>
      <w:r>
        <w:rPr>
          <w:b/>
          <w:bCs/>
        </w:rPr>
        <w:t>Arquitectura Medallion</w:t>
      </w:r>
    </w:p>
    <w:p w14:paraId="0BFB6B35"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474C7A4A" w14:textId="77777777" w:rsidR="00812477" w:rsidRDefault="00000000">
      <w:pPr>
        <w:spacing w:before="180" w:after="60"/>
      </w:pPr>
      <w:r>
        <w:rPr>
          <w:b/>
          <w:bCs/>
        </w:rPr>
        <w:t>Baseline local (línea de base local)</w:t>
      </w:r>
    </w:p>
    <w:p w14:paraId="5BFC3EE6" w14:textId="77777777" w:rsidR="00812477" w:rsidRDefault="00000000">
      <w:pPr>
        <w:spacing w:after="160" w:line="360" w:lineRule="auto"/>
        <w:jc w:val="both"/>
      </w:pPr>
      <w:r>
        <w:lastRenderedPageBreak/>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705EB79" w14:textId="77777777" w:rsidR="00812477" w:rsidRDefault="00000000">
      <w:pPr>
        <w:spacing w:before="180" w:after="60"/>
      </w:pPr>
      <w:r>
        <w:rPr>
          <w:b/>
          <w:bCs/>
        </w:rPr>
        <w:t>Cadenas de Markov discretas (PAC States)</w:t>
      </w:r>
    </w:p>
    <w:p w14:paraId="39276CB4"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PAC States en cada escala: 462.519 transiciones en escala S, 45.900 en M y 7.196 en L. El corredor de vulnerabilidad M3→M1 es la ruta preferencial de deterioro fisiológico a escala intermedia; M0 es el atractor principal del sistema.</w:t>
      </w:r>
    </w:p>
    <w:p w14:paraId="388216E0" w14:textId="77777777" w:rsidR="00812477" w:rsidRDefault="00000000">
      <w:pPr>
        <w:spacing w:before="180" w:after="60"/>
      </w:pPr>
      <w:r>
        <w:rPr>
          <w:b/>
          <w:bCs/>
        </w:rPr>
        <w:t>Capas del pipeline PAC_v3 (Bronze / Silver / Events / Gold)</w:t>
      </w:r>
    </w:p>
    <w:p w14:paraId="71B44EE9"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2D44420C" w14:textId="77777777" w:rsidR="00812477" w:rsidRDefault="00000000">
      <w:pPr>
        <w:spacing w:before="180" w:after="60"/>
      </w:pPr>
      <w:r>
        <w:rPr>
          <w:b/>
          <w:bCs/>
        </w:rPr>
        <w:t>Carga hipóxica (Hypoxic burden)</w:t>
      </w:r>
    </w:p>
    <w:p w14:paraId="2EA69483"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479C2A60" w14:textId="77777777" w:rsidR="00812477" w:rsidRDefault="00000000">
      <w:pPr>
        <w:spacing w:before="180" w:after="60"/>
      </w:pPr>
      <w:r>
        <w:rPr>
          <w:b/>
          <w:bCs/>
        </w:rPr>
        <w:t>Corredor de vulnerabilidad</w:t>
      </w:r>
    </w:p>
    <w:p w14:paraId="4D1274F9" w14:textId="77777777" w:rsidR="00812477" w:rsidRDefault="00000000">
      <w:pPr>
        <w:spacing w:after="160" w:line="360" w:lineRule="auto"/>
        <w:jc w:val="both"/>
      </w:pPr>
      <w:r>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581E54F7" w14:textId="77777777" w:rsidR="00812477" w:rsidRDefault="00000000">
      <w:pPr>
        <w:spacing w:before="180" w:after="60"/>
      </w:pPr>
      <w:r>
        <w:rPr>
          <w:b/>
          <w:bCs/>
        </w:rPr>
        <w:lastRenderedPageBreak/>
        <w:t>EDO (Evento de Desaturación de Oxígeno)</w:t>
      </w:r>
    </w:p>
    <w:p w14:paraId="1EAE5FC6"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229CF2D1" w14:textId="77777777" w:rsidR="00812477" w:rsidRDefault="00000000">
      <w:pPr>
        <w:spacing w:before="180" w:after="60"/>
      </w:pPr>
      <w:r>
        <w:rPr>
          <w:b/>
          <w:bCs/>
        </w:rPr>
        <w:t>Escala L — Arquitectura global (30 min)</w:t>
      </w:r>
    </w:p>
    <w:p w14:paraId="7A1C0521" w14:textId="77777777" w:rsidR="00812477" w:rsidRDefault="00000000">
      <w:pPr>
        <w:spacing w:after="160" w:line="360" w:lineRule="auto"/>
        <w:jc w:val="both"/>
      </w:pPr>
      <w:r>
        <w:t>Escala temporal más gruesa de los PAC States.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1FFDAE96" w14:textId="77777777" w:rsidR="00812477" w:rsidRDefault="00000000">
      <w:pPr>
        <w:spacing w:before="180" w:after="60"/>
      </w:pPr>
      <w:r>
        <w:rPr>
          <w:b/>
          <w:bCs/>
        </w:rPr>
        <w:t>Escala M — Regulación intermedia (5 min)</w:t>
      </w:r>
    </w:p>
    <w:p w14:paraId="621F8409" w14:textId="77777777" w:rsidR="00812477" w:rsidRDefault="00000000">
      <w:pPr>
        <w:spacing w:after="160" w:line="360" w:lineRule="auto"/>
        <w:jc w:val="both"/>
      </w:pPr>
      <w:r>
        <w:t>Escala temporal media de los PAC States.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6E193B69" w14:textId="77777777" w:rsidR="00812477" w:rsidRDefault="00000000">
      <w:pPr>
        <w:spacing w:before="180" w:after="60"/>
      </w:pPr>
      <w:r>
        <w:rPr>
          <w:b/>
          <w:bCs/>
        </w:rPr>
        <w:t>Escala S — Microdinámica (30 s)</w:t>
      </w:r>
    </w:p>
    <w:p w14:paraId="59092BCC" w14:textId="77777777" w:rsidR="00812477" w:rsidRDefault="00000000">
      <w:pPr>
        <w:spacing w:after="160" w:line="360" w:lineRule="auto"/>
        <w:jc w:val="both"/>
      </w:pPr>
      <w:r>
        <w:t>Escala temporal más fina de los PAC States.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4FE2064D" w14:textId="77777777" w:rsidR="00812477" w:rsidRDefault="00000000">
      <w:pPr>
        <w:spacing w:before="180" w:after="60"/>
      </w:pPr>
      <w:r>
        <w:rPr>
          <w:b/>
          <w:bCs/>
        </w:rPr>
        <w:t>Estados PAC (PAC States)</w:t>
      </w:r>
    </w:p>
    <w:p w14:paraId="2D18A5F8"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describe arquitectura global—, propiedad </w:t>
        <w:lastRenderedPageBreak/>
        <w:t>que no fue impuesta por diseño sino que surgió del clustering sobre los datos. V de Cramér S/M/L: 0,356 / 0,231 / 0,196.</w:t>
      </w:r>
    </w:p>
    <w:p w14:paraId="25A3E773" w14:textId="77777777" w:rsidR="00812477" w:rsidRDefault="00000000">
      <w:pPr>
        <w:spacing w:before="180" w:after="60"/>
      </w:pPr>
      <w:r>
        <w:rPr>
          <w:b/>
          <w:bCs/>
        </w:rPr>
        <w:t>Estadios de sueño operativos</w:t>
      </w:r>
    </w:p>
    <w:p w14:paraId="1BF2DDC7"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PAC States.</w:t>
      </w:r>
    </w:p>
    <w:p w14:paraId="4F32DB35" w14:textId="77777777" w:rsidR="00812477" w:rsidRDefault="00000000">
      <w:pPr>
        <w:spacing w:before="180" w:after="60"/>
      </w:pPr>
      <w:r>
        <w:rPr>
          <w:b/>
          <w:bCs/>
        </w:rPr>
        <w:t>Gradiente autonómico inverso</w:t>
      </w:r>
    </w:p>
    <w:p w14:paraId="6D1057C5"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27040067" w14:textId="77777777" w:rsidR="00812477" w:rsidRDefault="00000000">
      <w:pPr>
        <w:spacing w:before="180" w:after="60"/>
      </w:pPr>
      <w:r>
        <w:rPr>
          <w:b/>
          <w:bCs/>
        </w:rPr>
        <w:t>Horizonte temporal (H) — NB08</w:t>
      </w:r>
    </w:p>
    <w:p w14:paraId="5F902F2E"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96EE7A8" w14:textId="77777777" w:rsidR="00812477" w:rsidRDefault="00000000">
      <w:pPr>
        <w:spacing w:before="180" w:after="60"/>
      </w:pPr>
      <w:r>
        <w:rPr>
          <w:b/>
          <w:bCs/>
        </w:rPr>
        <w:t>IEI (Intervalo Inter-Evento)</w:t>
      </w:r>
    </w:p>
    <w:p w14:paraId="6EB9D9BE"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6AE33353" w14:textId="77777777" w:rsidR="00812477" w:rsidRDefault="00000000">
      <w:pPr>
        <w:spacing w:before="180" w:after="60"/>
      </w:pPr>
      <w:r>
        <w:rPr>
          <w:b/>
          <w:bCs/>
        </w:rPr>
        <w:t>LOPO-CV (Leave-One-Patient-Out Cross-Validation)</w:t>
      </w:r>
    </w:p>
    <w:p w14:paraId="2934E72C" w14:textId="77777777" w:rsidR="00812477" w:rsidRDefault="00000000">
      <w:pPr>
        <w:spacing w:after="160" w:line="360" w:lineRule="auto"/>
        <w:jc w:val="both"/>
      </w:pPr>
      <w:r>
        <w:t xml:space="preserve">Esquema de validación cruzada donde cada fold excluye todas las noches de un paciente del entrenamiento. Previene la fuga de información entre noches del mismo paciente. El n </w:t>
        <w:lastRenderedPageBreak/>
        <w:t>efectivo es el número de pacientes (8 en la cohorte estricta del Proyecto PAC), no el de noches (540). Estándar de validación de todos los modelos supervisados del Proyecto PAC.</w:t>
      </w:r>
    </w:p>
    <w:p w14:paraId="6D954BBD" w14:textId="77777777" w:rsidR="00812477" w:rsidRDefault="00000000">
      <w:pPr>
        <w:spacing w:before="180" w:after="60"/>
      </w:pPr>
      <w:r>
        <w:rPr>
          <w:b/>
          <w:bCs/>
        </w:rPr>
        <w:t>Morfotipos C1–C5</w:t>
      </w:r>
    </w:p>
    <w:p w14:paraId="138779D0"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4F58E678" w14:textId="77777777" w:rsidR="00812477" w:rsidRDefault="00000000">
      <w:pPr>
        <w:spacing w:before="180" w:after="60"/>
      </w:pPr>
      <w:r>
        <w:rPr>
          <w:b/>
          <w:bCs/>
        </w:rPr>
        <w:t>NightRecordID</w:t>
      </w:r>
    </w:p>
    <w:p w14:paraId="208E757E"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143E2BD5" w14:textId="77777777" w:rsidR="00812477" w:rsidRDefault="00000000">
      <w:pPr>
        <w:spacing w:before="180" w:after="60"/>
      </w:pPr>
      <w:r>
        <w:rPr>
          <w:b/>
          <w:bCs/>
        </w:rPr>
        <w:t>NB06 / NB07 / NB08 — Módulos analíticos del Proyecto PAC</w:t>
      </w:r>
    </w:p>
    <w:p w14:paraId="302441AD" w14:textId="77777777" w:rsidR="00812477" w:rsidRDefault="00000000">
      <w:pPr>
        <w:spacing w:after="160" w:line="360" w:lineRule="auto"/>
        <w:jc w:val="both"/>
      </w:pPr>
      <w:r>
        <w:t>NB06: estudio de ablación por bloques de features (Random Forest, LOPO-CV, 540 noches). PAC States = 44,8 % de la importancia Gini total. NB07: predicción de evento severo C4/C5 (LightGBM, AUC = 0,878) y clasificación de riesgo nocturno binario (LR, AUC = 0,905). NB08: predicción prospectiva sobre 452.955 ventanas de 30 s × 4 horizontes; H = 5 min óptimo (AUC = 0,821 ± 0,022).</w:t>
      </w:r>
    </w:p>
    <w:p w14:paraId="79F865A2" w14:textId="77777777" w:rsidR="00812477" w:rsidRDefault="00000000">
      <w:pPr>
        <w:spacing w:before="180" w:after="60"/>
      </w:pPr>
      <w:r>
        <w:rPr>
          <w:b/>
          <w:bCs/>
        </w:rPr>
        <w:t>ODI3 (Oxygen Desaturation Index, umbral 3 %)</w:t>
      </w:r>
    </w:p>
    <w:p w14:paraId="495FE53F"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7EEA8337" w14:textId="77777777" w:rsidR="00812477" w:rsidRDefault="00000000">
      <w:pPr>
        <w:spacing w:before="180" w:after="60"/>
      </w:pPr>
      <w:r>
        <w:rPr>
          <w:b/>
          <w:bCs/>
        </w:rPr>
        <w:t>PAC_v3 — Pipeline del Proyecto PAC</w:t>
      </w:r>
    </w:p>
    <w:p w14:paraId="05B8D350" w14:textId="77777777" w:rsidR="00812477" w:rsidRDefault="00000000">
      <w:pPr>
        <w:spacing w:after="160" w:line="360" w:lineRule="auto"/>
        <w:jc w:val="both"/>
      </w:pPr>
      <w:r>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PAC States (escalas S/M/L) y generación de features nocturnas multiescala. Corresponde al reanálisis con la cohorte estricta final (NB04).</w:t>
      </w:r>
    </w:p>
    <w:p w14:paraId="1E8F60FB" w14:textId="77777777" w:rsidR="00812477" w:rsidRDefault="00000000">
      <w:pPr>
        <w:spacing w:before="180" w:after="60"/>
      </w:pPr>
      <w:r>
        <w:rPr>
          <w:b/>
          <w:bCs/>
        </w:rPr>
        <w:t>Paradoja de Pac314</w:t>
      </w:r>
    </w:p>
    <w:p w14:paraId="7D884A82"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709F4872" w14:textId="77777777" w:rsidR="00812477" w:rsidRDefault="00000000">
      <w:pPr>
        <w:spacing w:before="180" w:after="60"/>
      </w:pPr>
      <w:r>
        <w:rPr>
          <w:b/>
          <w:bCs/>
        </w:rPr>
        <w:t>Predicción prospectiva (módulo NB08)</w:t>
      </w:r>
    </w:p>
    <w:p w14:paraId="29AB3AE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29002CCD" w14:textId="77777777" w:rsidR="00812477" w:rsidRDefault="00000000">
      <w:pPr>
        <w:spacing w:before="180" w:after="60"/>
      </w:pPr>
      <w:r>
        <w:rPr>
          <w:b/>
          <w:bCs/>
        </w:rPr>
        <w:t>Proyecto PAC (Proyecto de Procesamiento Autonómico Continuo)</w:t>
      </w:r>
    </w:p>
    <w:p w14:paraId="06C38FB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176E0248" w14:textId="77777777" w:rsidR="00812477" w:rsidRDefault="00000000">
      <w:pPr>
        <w:spacing w:before="180" w:after="60"/>
      </w:pPr>
      <w:r>
        <w:rPr>
          <w:b/>
          <w:bCs/>
        </w:rPr>
        <w:t>PSG (Polisomnografía)</w:t>
      </w:r>
    </w:p>
    <w:p w14:paraId="725A359B"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093B78E1" w14:textId="6E5E58F9" w:rsidR="008F4E03" w:rsidRDefault="008F4E03" w:rsidP="008F4E03">
      <w:pPr>
        <w:spacing w:before="180" w:after="60" w:line="360" w:lineRule="auto"/>
        <w:jc w:val="both"/>
        <w:rPr>
          <w:b/>
          <w:bCs/>
        </w:rPr>
      </w:pPr>
      <w:r>
        <w:rPr>
          <w:rStyle w:val="Fuerte"/>
        </w:rPr>
        <w:t>Ramp-up</w:t>
      </w:r>
      <w:r>
        <w:t>: período de latencia entre la activación del estímulo eléctrico y la producción del efecto fisiológico; estimado en ~90 s para la estimulación transcutánea (Clifton et al., 2015).</w:t>
      </w:r>
    </w:p>
    <w:p w14:paraId="09C77705" w14:textId="421A6257" w:rsidR="00812477" w:rsidRDefault="00000000">
      <w:pPr>
        <w:spacing w:before="180" w:after="60"/>
      </w:pPr>
      <w:r>
        <w:rPr>
          <w:b/>
          <w:bCs/>
        </w:rPr>
        <w:t>Resiliencia fisiológica post-evento severo</w:t>
      </w:r>
    </w:p>
    <w:p w14:paraId="442DAA19" w14:textId="77777777" w:rsidR="00812477" w:rsidRDefault="00000000">
      <w:pPr>
        <w:spacing w:after="160" w:line="360" w:lineRule="auto"/>
        <w:jc w:val="both"/>
      </w:pPr>
      <w:r>
        <w:lastRenderedPageBreak/>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6E34C29" w14:textId="77777777" w:rsidR="00812477" w:rsidRDefault="00000000">
      <w:pPr>
        <w:spacing w:before="180" w:after="60"/>
      </w:pPr>
      <w:r>
        <w:rPr>
          <w:b/>
          <w:bCs/>
        </w:rPr>
        <w:t>Risk Score PAC (0–100)</w:t>
      </w:r>
    </w:p>
    <w:p w14:paraId="78ED9AE1" w14:textId="77777777" w:rsidR="00812477" w:rsidRDefault="00000000">
      <w:pPr>
        <w:spacing w:after="160" w:line="360" w:lineRule="auto"/>
        <w:jc w:val="both"/>
      </w:pPr>
      <w:r>
        <w:t xml:space="preserve">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w:t>
      </w:r>
      <w:del w:id="90023" w:author="Claude" w:date="2026-06-07T12:00:00Z">
        <w:r>
          <w:delText xml:space="preserve">Gradiente de medianas por categoría AASM: 25,6 (Normal) / 31,6 (Leve) / 72,2 (Moderado) / 80,8 (Severo).</w:delText>
        </w:r>
      </w:del>
      <w:ins w:id="90024" w:author="Claude" w:date="2026-06-07T12:00:00Z">
        <w:r>
          <w:t xml:space="preserve">Gradiente de medianas por categoría AASM: 29,2 (Normal) / 29,4 (Leve) / 72,9 (Moderado) / 81,0 (Severo).</w:t>
        </w:r>
      </w:ins>
      <w:r>
        <w:t xml:space="preserve"> Es un índice retrospectivo —se calcula sobre la noche ya procesada—; no es un sistema de monitoreo en tiempo real.</w:t>
      </w:r>
    </w:p>
    <w:p w14:paraId="4E5BAFB6" w14:textId="77777777" w:rsidR="00812477" w:rsidRDefault="00000000">
      <w:pPr>
        <w:spacing w:before="180" w:after="60"/>
      </w:pPr>
      <w:r>
        <w:rPr>
          <w:b/>
          <w:bCs/>
        </w:rPr>
        <w:t>SAOS (Síndrome de Apneas Obstructivas del Sueño)</w:t>
      </w:r>
    </w:p>
    <w:p w14:paraId="2E70AA44"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3340C1AE" w14:textId="77777777" w:rsidR="00812477" w:rsidRDefault="00000000">
      <w:pPr>
        <w:spacing w:before="180" w:after="60"/>
      </w:pPr>
      <w:r>
        <w:rPr>
          <w:b/>
          <w:bCs/>
        </w:rPr>
        <w:t>SOMNI 6000</w:t>
      </w:r>
    </w:p>
    <w:p w14:paraId="5652F4EB" w14:textId="77777777" w:rsidR="00812477" w:rsidRDefault="00000000">
      <w:pPr>
        <w:spacing w:after="160" w:line="360" w:lineRule="auto"/>
        <w:jc w:val="both"/>
      </w:pPr>
      <w:r>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478ACADD" w14:textId="77777777" w:rsidR="00812477" w:rsidRDefault="00000000">
      <w:pPr>
        <w:spacing w:before="180" w:after="60"/>
      </w:pPr>
      <w:r>
        <w:rPr>
          <w:b/>
          <w:bCs/>
        </w:rPr>
        <w:t>SpO₂ (Saturación periférica de oxígeno)</w:t>
      </w:r>
    </w:p>
    <w:p w14:paraId="329564EA" w14:textId="77777777" w:rsidR="00812477" w:rsidRDefault="00000000">
      <w:pPr>
        <w:spacing w:after="160" w:line="360" w:lineRule="auto"/>
        <w:jc w:val="both"/>
      </w:pPr>
      <w:r>
        <w:t xml:space="preserve">Fracción de hemoglobina oxigenada en sangre periférica, medida por pulsioximetría. Señal primaria del Proyecto PAC, registrada a 1 Hz. Rango normal en vigilia: 95–100 %. Valores </w:t>
        <w:lastRenderedPageBreak/>
        <w:t>&lt; 90 % durante el sueño se contabilizan en el T90. La curva completa de SpO₂ durante un EDO —normalizada a 30 puntos— es la unidad de análisis del fenotipado morfológico C1–C5.</w:t>
      </w:r>
    </w:p>
    <w:p w14:paraId="284D3CAD" w14:textId="77777777" w:rsidR="00812477" w:rsidRDefault="00000000">
      <w:pPr>
        <w:spacing w:before="180" w:after="60"/>
      </w:pPr>
      <w:r>
        <w:rPr>
          <w:b/>
          <w:bCs/>
        </w:rPr>
        <w:t>T90</w:t>
      </w:r>
    </w:p>
    <w:p w14:paraId="361D8041" w14:textId="77777777" w:rsidR="00812477" w:rsidRDefault="00000000">
      <w:pPr>
        <w:spacing w:after="160" w:line="360" w:lineRule="auto"/>
        <w:jc w:val="both"/>
      </w:pPr>
      <w:r>
        <w:t>Porcentaje del tiempo de sueño con SpO₂ &lt; 90 %. Métrica de carga hipóxica acumulada. En el Proyecto PAC, M1 (PAC States escala M) es el mejor predictor de T90 (ρ = +0,744) de todo el sistema, seguido por L0 (ρ = +0,705 a escala L). El ICC(1,1) del T90 es de 0,52 en la cohorte completa y 0,69 en la estricta.</w:t>
      </w:r>
    </w:p>
    <w:p w14:paraId="24CE1B6D" w14:textId="77777777" w:rsidR="00812477" w:rsidRDefault="00000000">
      <w:pPr>
        <w:spacing w:before="180" w:after="60"/>
      </w:pPr>
      <w:r>
        <w:rPr>
          <w:b/>
          <w:bCs/>
        </w:rPr>
        <w:t>Trayectoria nocturna</w:t>
      </w:r>
    </w:p>
    <w:p w14:paraId="11FEE7F6"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7B158727" w14:textId="77777777" w:rsidR="00812477" w:rsidRDefault="00000000">
      <w:pPr>
        <w:spacing w:before="180" w:after="60"/>
      </w:pPr>
      <w:r>
        <w:rPr>
          <w:b/>
          <w:bCs/>
        </w:rPr>
        <w:t>Trazabilidad del pipeline</w:t>
      </w:r>
    </w:p>
    <w:p w14:paraId="03EEEB9E"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7FD1B707" w14:textId="77777777" w:rsidR="00812477" w:rsidRDefault="00000000">
      <w:pPr>
        <w:spacing w:before="180" w:after="60"/>
      </w:pPr>
      <w:r>
        <w:rPr>
          <w:b/>
          <w:bCs/>
        </w:rPr>
        <w:t>V de Cramér</w:t>
      </w:r>
    </w:p>
    <w:p w14:paraId="2B67954F" w14:textId="77777777" w:rsidR="00812477" w:rsidRDefault="00000000">
      <w:pPr>
        <w:spacing w:after="160" w:line="360" w:lineRule="auto"/>
        <w:jc w:val="both"/>
      </w:pPr>
      <w:r>
        <w:t>Medida de asociación entre dos variables categóricas, normalizada entre 0 (independencia) y 1 (asociación perfecta), derivada del estadístico Chi-cuadrado. Usada en el Proyecto PAC para cuantificar el acoplamiento morfotipo–estado: S = 0,355 / M = 0,229 / L = 0,194 sobre 83.892 eventos (NB05). Los valores decrecientes con la escala temporal indican que la escala S es más informativa sobre la morfología instantánea del evento.</w:t>
      </w:r>
    </w:p>
    <w:p w14:paraId="3FD7C4A7" w14:textId="77777777" w:rsidR="00812477" w:rsidRDefault="00000000">
      <w:pPr>
        <w:spacing w:before="180" w:after="60"/>
      </w:pPr>
      <w:r>
        <w:rPr>
          <w:b/>
          <w:bCs/>
        </w:rPr>
        <w:t>Variabilidad noche a noche</w:t>
      </w:r>
    </w:p>
    <w:p w14:paraId="53A0030C" w14:textId="77777777" w:rsidR="00812477" w:rsidRDefault="00000000">
      <w:pPr>
        <w:spacing w:after="160" w:line="360" w:lineRule="auto"/>
        <w:jc w:val="both"/>
      </w:pPr>
      <w:r>
        <w:t xml:space="preserve">Diferencias en el perfil fisiológico de un mismo paciente entre noches distintas, debidas a factores situacionales (postura, alcohol, fatiga, medicación). En la literatura clásica se trata como ruido estadístico. El Proyecto PAC adopta la perspectiva opuesta: es información </w:t>
        <w:lastRenderedPageBreak/>
        <w:t>diagnóstica estructural. El ODI3 requiere ~7 noches para estabilizarse (ICC = 0,94 a 7 noches, MAE = 2,1 ev/h); el ARI es estable desde la primera noche de registro.</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812477"/>
    <w:rsid w:val="00833978"/>
    <w:rsid w:val="008F4E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155DB"/>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3152</Words>
  <Characters>17058</Characters>
  <Application>Microsoft Office Word</Application>
  <DocSecurity>0</DocSecurity>
  <Lines>279</Lines>
  <Paragraphs>107</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2026-06-02T19:58:00Z</dcterms:created>
  <dcterms:modified xsi:type="dcterms:W3CDTF">2026-06-06T15:39:00Z</dcterms:modified>
</cp:coreProperties>
</file>