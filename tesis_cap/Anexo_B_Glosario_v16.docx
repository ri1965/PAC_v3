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70B59" w14:textId="77777777" w:rsidR="00812477" w:rsidRDefault="00000000">
      <w:pPr>
        <w:spacing w:after="80"/>
        <w:jc w:val="center"/>
      </w:pPr>
      <w:r>
        <w:rPr>
          <w:b/>
          <w:bCs/>
          <w:sz w:val="32"/>
          <w:szCs w:val="32"/>
        </w:rPr>
        <w:t>ANEXO B</w:t>
      </w:r>
    </w:p>
    <w:p w14:paraId="048B0FB5" w14:textId="77777777" w:rsidR="00812477" w:rsidRDefault="00000000">
      <w:pPr>
        <w:spacing w:after="80"/>
        <w:jc w:val="center"/>
      </w:pPr>
      <w:r>
        <w:rPr>
          <w:b/>
          <w:bCs/>
          <w:sz w:val="32"/>
          <w:szCs w:val="32"/>
        </w:rPr>
        <w:t>Glosario de Términos PAC</w:t>
      </w:r>
    </w:p>
    <w:p w14:paraId="65E632F9" w14:textId="77777777" w:rsidR="00812477" w:rsidRDefault="00000000">
      <w:pPr>
        <w:spacing w:after="400"/>
        <w:jc w:val="center"/>
      </w:pPr>
      <w:del w:id="91009" w:author="Claude" w:date="2026-06-07T12:00:00Z">
        <w:r>
          <w:delText xml:space="preserve">Versión 15 · Junio 2026</w:delText>
        </w:r>
      </w:del>
      <w:ins w:id="91010" w:author="Claude" w:date="2026-06-07T12:00:00Z">
        <w:r>
          <w:t xml:space="preserve">Versión 16 · Junio 2026</w:t>
        </w:r>
      </w:ins>
    </w:p>
    <w:p w14:paraId="4B3E5858" w14:textId="77777777" w:rsidR="00812477" w:rsidRDefault="00000000">
      <w:pPr>
        <w:spacing w:after="200"/>
        <w:jc w:val="both"/>
      </w:pPr>
      <w:r>
        <w:rPr>
          <w:i/>
          <w:iCs/>
        </w:rPr>
        <w:t>Términos técnicos, acrónimos y conceptos con definición operacional específica del Proyecto PAC, en orden alfabético. Se incluyen los términos de dominio clínico que pueden ser desconocidos para lectores con formación en Ciencia de Datos, y los conceptos metodológicos propios del proyecto que no tienen definición estandarizada en la literatura. Se omiten los términos estadísticos y de aprendizaje automático de uso general (bootstrap, AUC, PCA, LightGBM, SHAP, etc.) que se asumen conocidos por la audiencia de la Maestría en Explotación de Datos y Gestión del Conocimiento.</w:t>
      </w:r>
    </w:p>
    <w:p w14:paraId="31CFF24C" w14:textId="77777777" w:rsidR="00812477" w:rsidRDefault="00000000">
      <w:pPr>
        <w:spacing w:before="180" w:after="60"/>
      </w:pPr>
      <w:r>
        <w:rPr>
          <w:b/>
          <w:bCs/>
        </w:rPr>
        <w:t>AASM (American Academy of Sleep Medicine)</w:t>
      </w:r>
    </w:p>
    <w:p w14:paraId="118F2EA5" w14:textId="77777777" w:rsidR="00812477" w:rsidRDefault="00000000">
      <w:pPr>
        <w:spacing w:after="160" w:line="360" w:lineRule="auto"/>
        <w:jc w:val="both"/>
      </w:pPr>
      <w:r>
        <w:t>Organismo que establece los criterios de puntuación de eventos respiratorios durante el sueño (Berry et al., 2012). El Proyecto PAC utiliza estos criterios como referencia para la definición operacional de los EDOs, adaptándolos a oximetría domiciliaria (umbral permisivo ≥ 2 pp en lugar del ≥ 3 pp del ODI3 clínico).</w:t>
      </w:r>
    </w:p>
    <w:p w14:paraId="3CFD2C09" w14:textId="77777777" w:rsidR="00812477" w:rsidRDefault="00000000">
      <w:pPr>
        <w:spacing w:before="180" w:after="60"/>
      </w:pPr>
      <w:r>
        <w:rPr>
          <w:b/>
          <w:bCs/>
        </w:rPr>
        <w:t>Activación autonómica</w:t>
      </w:r>
    </w:p>
    <w:p w14:paraId="578F22AB" w14:textId="77777777" w:rsidR="00812477" w:rsidRDefault="00000000">
      <w:pPr>
        <w:spacing w:after="160" w:line="360" w:lineRule="auto"/>
        <w:jc w:val="both"/>
      </w:pPr>
      <w:r>
        <w:t>Respuesta del sistema nervioso autónomo ante un estímulo fisiológico —como la hipoxia o el colapso de la vía aérea—. En el SAOS, cada evento obstructivo genera taquicardia, vasoconstricción y frecuentemente un microdespertar. El ARI del Proyecto PAC cuantifica la magnitud de esta activación por unidad de estímulo hipóxico.</w:t>
      </w:r>
    </w:p>
    <w:p w14:paraId="2931EC50" w14:textId="77777777" w:rsidR="00812477" w:rsidRDefault="00000000">
      <w:pPr>
        <w:spacing w:before="180" w:after="60"/>
      </w:pPr>
      <w:r>
        <w:rPr>
          <w:b/>
          <w:bCs/>
        </w:rPr>
        <w:t>Agrupamiento de trayectorias nocturnas</w:t>
      </w:r>
    </w:p>
    <w:p w14:paraId="7B438C01" w14:textId="77777777" w:rsidR="00812477" w:rsidRDefault="00000000">
      <w:pPr>
        <w:spacing w:after="160" w:line="360" w:lineRule="auto"/>
        <w:jc w:val="both"/>
      </w:pPr>
      <w:r>
        <w:t>Clustering (K = 3) sobre el vector de features nocturnas PAC para identificar fenotipos de trayectoria a nivel paciente-noche. Produce tres fenotipos: Estable-Protector (~28 % de las noches, dominancia M0/M2), Carga Intermedia (~71 %, alternancia M4/M3) y Carga Hipóxica Alta (~1 %, alta fracción M1; ~7 noches en el corpus de 513). El fenotipo CHA puede aparecer en pacientes con categoría AASM Moderada, evidenciando discordancia entre índice de frecuencia y fenotipo dinámico.</w:t>
      </w:r>
    </w:p>
    <w:p w14:paraId="695F057C" w14:textId="77777777" w:rsidR="00812477" w:rsidRDefault="00000000">
      <w:pPr>
        <w:spacing w:before="180" w:after="60"/>
      </w:pPr>
      <w:r>
        <w:rPr>
          <w:b/>
          <w:bCs/>
        </w:rPr>
        <w:t>AHI (Apnea-Hypopnea Index — Índice de Apneas-Hipopneas)</w:t>
      </w:r>
    </w:p>
    <w:p w14:paraId="7D62614D" w14:textId="77777777" w:rsidR="00812477" w:rsidRDefault="00000000">
      <w:pPr>
        <w:spacing w:after="160" w:line="360" w:lineRule="auto"/>
        <w:jc w:val="both"/>
      </w:pPr>
      <w:r>
        <w:t>Número de apneas e hipopneas por hora de sueño, medido mediante polisomnografía. Estándar diagnóstico de severidad del SAOS: leve (5–15), moderado (15–30), grave (&gt; 30). No disponible en la cohorte del Proyecto PAC, que opera con oximetría domiciliaria sin registro de flujo aéreo; el ODI3 actúa como subrogante.</w:t>
      </w:r>
    </w:p>
    <w:p w14:paraId="423BBF75" w14:textId="77777777" w:rsidR="00812477" w:rsidRDefault="00000000">
      <w:pPr>
        <w:spacing w:before="180" w:after="60"/>
      </w:pPr>
      <w:r>
        <w:rPr>
          <w:b/>
          <w:bCs/>
        </w:rPr>
        <w:lastRenderedPageBreak/>
        <w:t>Análisis de acoplamiento temporal</w:t>
      </w:r>
    </w:p>
    <w:p w14:paraId="092CC858" w14:textId="77777777" w:rsidR="00812477" w:rsidRDefault="00000000">
      <w:pPr>
        <w:spacing w:after="160" w:line="360" w:lineRule="auto"/>
        <w:jc w:val="both"/>
      </w:pPr>
      <w:r>
        <w:t>Cuantificación de la relación entre el estado PAC activo en el momento de ocurrencia de un EDO y la morfología de ese evento. Evalúa si ciertos estados concentran morfotipos severos de forma no aleatoria. Métrica principal: V de Cramér. Resultados del Proyecto PAC (NB05, 83.892 eventos): S = 0,355 / M = 0,229 / L = 0,194.</w:t>
      </w:r>
    </w:p>
    <w:p w14:paraId="160E8D78" w14:textId="77777777" w:rsidR="00812477" w:rsidRDefault="00000000">
      <w:pPr>
        <w:spacing w:before="180" w:after="60"/>
      </w:pPr>
      <w:r>
        <w:rPr>
          <w:b/>
          <w:bCs/>
        </w:rPr>
        <w:t>Análisis multiescala</w:t>
      </w:r>
    </w:p>
    <w:p w14:paraId="47560298" w14:textId="77777777" w:rsidR="00812477" w:rsidRDefault="00000000">
      <w:pPr>
        <w:spacing w:after="160" w:line="360" w:lineRule="auto"/>
        <w:jc w:val="both"/>
      </w:pPr>
      <w:r>
        <w:t>Marco que analiza simultáneamente una señal fisiológica a múltiples resoluciones temporales para capturar patrones que operan en distintas escalas. El Proyecto PAC define tres escalas: S = 30 s (microdinámica), M = 5 min (regulación intermedia), L = 30 min (arquitectura global). Cada escala captura una dimensión distinta de la severidad nocturna (especialización funcional emergente).</w:t>
      </w:r>
    </w:p>
    <w:p w14:paraId="49AE5E6E" w14:textId="77777777" w:rsidR="00812477" w:rsidRDefault="00000000">
      <w:pPr>
        <w:spacing w:before="180" w:after="60"/>
      </w:pPr>
      <w:r>
        <w:rPr>
          <w:b/>
          <w:bCs/>
        </w:rPr>
        <w:t>ANMAT (Administración Nacional de Medicamentos, Alimentos y Tecnología Médica)</w:t>
      </w:r>
    </w:p>
    <w:p w14:paraId="41697A4D" w14:textId="77777777" w:rsidR="00812477" w:rsidRDefault="00000000">
      <w:pPr>
        <w:spacing w:after="160" w:line="360" w:lineRule="auto"/>
        <w:jc w:val="both"/>
      </w:pPr>
      <w:r>
        <w:t>Organismo regulatorio argentino equivalente a la FDA para dispositivos médicos. El SOMNI 6000 cuenta con aprobación ANMAT para su uso clínico en el contexto del Proyecto PAC. La PAC App es un prototipo de investigación y no ha recibido autorización de dispositivo médico por parte de la ANMAT.</w:t>
      </w:r>
    </w:p>
    <w:p w14:paraId="0685BBBC" w14:textId="77777777" w:rsidR="00812477" w:rsidRDefault="00000000">
      <w:pPr>
        <w:spacing w:before="180" w:after="60"/>
      </w:pPr>
      <w:r>
        <w:rPr>
          <w:b/>
          <w:bCs/>
        </w:rPr>
        <w:t>ARI (Índice de Reactividad Autonómica)</w:t>
      </w:r>
    </w:p>
    <w:p w14:paraId="537FD404" w14:textId="77777777" w:rsidR="00812477" w:rsidRDefault="00000000">
      <w:pPr>
        <w:spacing w:after="160" w:line="360" w:lineRule="auto"/>
        <w:jc w:val="both"/>
      </w:pPr>
      <w:r>
        <w:t xml:space="preserve">Índice adimensional por evento que cuantifica la respuesta autonómica cardíaca y motora por unidad de estímulo hipóxico. Fórmula canónica: ARIᵢ = 0,6 · P(hr_gainᵢ) + 0,4 · P(mov_gainᵢ), donde hr_gainᵢ = Δhr_bpm / drop_pct, mov_gainᵢ = (peak_mov − baseline_mov) / drop_pct, y P(·) es el rango percentil sobre el corpus completo (N = 85.277 EDOs). Propiedades empíricas en esta cohorte: </w:t>
      </w:r>
      <w:del w:id="91011" w:author="Claude" w:date="2026-06-07T12:00:00Z">
        <w:r>
          <w:delText xml:space="preserve">ρ(ARI, ODI3) = 0,034 (prácticamente ortogonal)</w:delText>
        </w:r>
      </w:del>
      <w:ins w:id="91012" w:author="Claude" w:date="2026-06-07T12:00:00Z">
        <w:r>
          <w:t xml:space="preserve">ρ(ARI, drop_pct) = 0,035 (prácticamente ortogonal a la severidad del evento)</w:t>
        </w:r>
      </w:ins>
      <w:r>
        <w:t xml:space="preserve">; ICC(1,1) = 0,69 (cohorte completa) / 0,74 (cohorte estricta); estable desde la primera noche de registro. El gradiente autonómico inverso —C5 presenta el ARI más bajo del corpus (0,423 ± 0,104)— sugiere atenuación autonómica ante hipoxia crónica severa.</w:t>
      </w:r>
    </w:p>
    <w:p w14:paraId="69F58A8C" w14:textId="77777777" w:rsidR="00812477" w:rsidRDefault="00000000">
      <w:pPr>
        <w:spacing w:before="180" w:after="60"/>
      </w:pPr>
      <w:r>
        <w:rPr>
          <w:b/>
          <w:bCs/>
        </w:rPr>
        <w:t>Arquitectura Medallion</w:t>
      </w:r>
    </w:p>
    <w:p w14:paraId="0BD108AF" w14:textId="77777777" w:rsidR="00812477" w:rsidRDefault="00000000">
      <w:pPr>
        <w:spacing w:after="160" w:line="360" w:lineRule="auto"/>
        <w:jc w:val="both"/>
      </w:pPr>
      <w:r>
        <w:t>Patrón de diseño de pipelines de datos organizado en capas de calidad creciente. En el Proyecto PAC: Bronze (señales canónicas crudas), Silver (señales validadas con flags QC), Events (85.277 EDOs con 25+ features y ARI) y Gold (cinco tablas analíticas finales). Cada capa establece un contrato explícito con la siguiente y no excluye datos, solo los marca.</w:t>
      </w:r>
    </w:p>
    <w:p w14:paraId="6D46E3A9" w14:textId="77777777" w:rsidR="00812477" w:rsidRDefault="00000000">
      <w:pPr>
        <w:spacing w:before="180" w:after="60"/>
      </w:pPr>
      <w:r>
        <w:rPr>
          <w:b/>
          <w:bCs/>
        </w:rPr>
        <w:lastRenderedPageBreak/>
        <w:t>Baseline local (línea de base local)</w:t>
      </w:r>
    </w:p>
    <w:p w14:paraId="5398AC2D" w14:textId="77777777" w:rsidR="00812477" w:rsidRDefault="00000000">
      <w:pPr>
        <w:spacing w:after="160" w:line="360" w:lineRule="auto"/>
        <w:jc w:val="both"/>
      </w:pPr>
      <w:r>
        <w:t>Valor de referencia calculado como la mediana deslizante de la SpO₂ en una ventana de 120 s previos al punto de análisis. Permite definir la caída relativa de cada EDO independientemente del nivel basal individual del paciente y de episodios previos recientes. La elección de 120 s equilibra la absorción del efecto residual de la desaturación anterior con la inercia excesiva en pacientes con hipoxemia basal persistente.</w:t>
      </w:r>
    </w:p>
    <w:p w14:paraId="231215D6" w14:textId="77777777" w:rsidR="00812477" w:rsidRDefault="00000000">
      <w:pPr>
        <w:spacing w:before="180" w:after="60"/>
      </w:pPr>
      <w:r>
        <w:t>Cadenas de Markov discretas (Estados PAC)</w:t>
      </w:r>
    </w:p>
    <w:p w14:paraId="07DC8445" w14:textId="77777777" w:rsidR="00812477" w:rsidRDefault="00000000">
      <w:pPr>
        <w:spacing w:after="160" w:line="360" w:lineRule="auto"/>
        <w:jc w:val="both"/>
      </w:pPr>
      <w:r>
        <w:t>Modelo probabilístico donde la probabilidad de transitar al próximo estado depende únicamente del estado actual. En el Proyecto PAC, modela las transiciones entre Estados PAC en cada escala: 462.519 transiciones en escala S, 45.900 en M y 7.196 en L. El corredor de vulnerabilidad M3→M1 es la ruta preferencial de deterioro fisiológico a escala intermedia; M0 es el atractor principal del sistema.</w:t>
      </w:r>
    </w:p>
    <w:p w14:paraId="31CAF028" w14:textId="77777777" w:rsidR="00812477" w:rsidRDefault="00000000">
      <w:pPr>
        <w:spacing w:before="180" w:after="60"/>
      </w:pPr>
      <w:r>
        <w:rPr>
          <w:b/>
          <w:bCs/>
        </w:rPr>
        <w:t>Capas del pipeline PAC_v3 (Bronze / Silver / Events / Gold)</w:t>
      </w:r>
    </w:p>
    <w:p w14:paraId="516C04FF" w14:textId="77777777" w:rsidR="00812477" w:rsidRDefault="00000000">
      <w:pPr>
        <w:spacing w:after="160" w:line="360" w:lineRule="auto"/>
        <w:jc w:val="both"/>
      </w:pPr>
      <w:r>
        <w:t>Las cuatro capas de procesamiento de la arquitectura Medallion del pipeline PAC_v3. Bronze: ingesta y trazabilidad (NightRecordID). Silver: control de calidad no destructivo (flags sin exclusión). Events: detección de 85.277 EDOs con 25+ features geométricas y cálculo del ARI. Gold: cinco tablas analíticas (events.parquet, events_curves.parquet, states.parquet, nights.parquet, patients.parquet) más night_features.parquet y night_multiscale_features.parquet.</w:t>
      </w:r>
    </w:p>
    <w:p w14:paraId="38089C01" w14:textId="77777777" w:rsidR="00812477" w:rsidRDefault="00000000">
      <w:pPr>
        <w:spacing w:before="180" w:after="60"/>
      </w:pPr>
      <w:r>
        <w:rPr>
          <w:b/>
          <w:bCs/>
        </w:rPr>
        <w:t>Carga hipóxica (Hypoxic burden)</w:t>
      </w:r>
    </w:p>
    <w:p w14:paraId="3D55A562" w14:textId="77777777" w:rsidR="00812477" w:rsidRDefault="00000000">
      <w:pPr>
        <w:spacing w:after="160" w:line="360" w:lineRule="auto"/>
        <w:jc w:val="both"/>
      </w:pPr>
      <w:r>
        <w:t>Área bajo la curva de SpO₂ durante los eventos respiratorios, que integra frecuencia, profundidad y duración de las desaturaciones en una única métrica. Predice mortalidad cardiovascular independientemente del AHI en cohortes de más de 7.000 pacientes (Azarbarzin et al., 2019). Los morfotipos C4 y C5 del Proyecto PAC contribuyen una fracción de carga hipóxica desproporcionada respecto a su prevalencia (6,0 % de los eventos).</w:t>
      </w:r>
    </w:p>
    <w:p w14:paraId="19B68455" w14:textId="77777777" w:rsidR="00812477" w:rsidRDefault="00000000">
      <w:pPr>
        <w:spacing w:before="180" w:after="60"/>
      </w:pPr>
      <w:r>
        <w:rPr>
          <w:b/>
          <w:bCs/>
        </w:rPr>
        <w:t>Corredor de vulnerabilidad</w:t>
      </w:r>
    </w:p>
    <w:p w14:paraId="09FF81A8" w14:textId="77777777" w:rsidR="00812477" w:rsidRDefault="00000000">
      <w:pPr>
        <w:spacing w:after="160" w:line="360" w:lineRule="auto"/>
        <w:jc w:val="both"/>
      </w:pPr>
      <w:r>
        <w:t xml:space="preserve">Par de estados PAC con probabilidad de transición hacia un estado patológico significativamente superior al promedio del corpus. Identificado mediante el análisis de matrices de transición de las cadenas de Markov. El corredor M3→M1 en escala M es el </w:t>
        <w:lastRenderedPageBreak/>
        <w:t>más pronunciado del sistema: conduce al estado de mayor riesgo (M1, RR = 3,29) y representa la ruta preferencial de deterioro fisiológico a escala intermedia.</w:t>
      </w:r>
    </w:p>
    <w:p w14:paraId="2A1DB62A" w14:textId="77777777" w:rsidR="00F6400B" w:rsidRDefault="00000000">
      <w:r>
        <w:t>Evento de Desaturación de Oxígeno (EDO)</w:t>
      </w:r>
    </w:p>
    <w:p w14:paraId="50E24292" w14:textId="77777777" w:rsidR="00F6400B" w:rsidRDefault="00000000">
      <w:r>
        <w:t>Véase EDO.</w:t>
      </w:r>
    </w:p>
    <w:p w14:paraId="1320C8AA" w14:textId="77777777" w:rsidR="00812477" w:rsidRDefault="00000000">
      <w:pPr>
        <w:spacing w:before="180" w:after="60"/>
      </w:pPr>
      <w:r>
        <w:rPr>
          <w:b/>
          <w:bCs/>
        </w:rPr>
        <w:t>EDO (Evento de Desaturación de Oxígeno)</w:t>
      </w:r>
    </w:p>
    <w:p w14:paraId="6BBECB44" w14:textId="77777777" w:rsidR="00812477" w:rsidRDefault="00000000">
      <w:pPr>
        <w:spacing w:after="160" w:line="360" w:lineRule="auto"/>
        <w:jc w:val="both"/>
      </w:pPr>
      <w:r>
        <w:t>Caída de SpO₂ ≥ 2 pp respecto al baseline local, duración ≥ 10 s, con recuperación al 90 % del baseline. Unidad fisiológica elemental del Proyecto PAC. El umbral permisivo de ≥ 2 pp (frente al ≥ 3 pp del ODI3 clínico) maximiza el corpus analítico y captura eventos borderline con morfología informativa; el ODI3 se calcula como subconjunto para mantener compatibilidad clínica. Corpus: 85.277 EDOs quality sobre 560 noches de 12 pacientes.</w:t>
      </w:r>
    </w:p>
    <w:p w14:paraId="1188E1AC" w14:textId="77777777" w:rsidR="00812477" w:rsidRDefault="00000000">
      <w:pPr>
        <w:spacing w:before="180" w:after="60"/>
      </w:pPr>
      <w:r>
        <w:rPr>
          <w:b/>
          <w:bCs/>
        </w:rPr>
        <w:t>Escala L — Arquitectura global (30 min)</w:t>
      </w:r>
    </w:p>
    <w:p w14:paraId="4B464199" w14:textId="77777777" w:rsidR="00812477" w:rsidRDefault="00000000">
      <w:pPr>
        <w:spacing w:after="160" w:line="360" w:lineRule="auto"/>
        <w:jc w:val="both"/>
      </w:pPr>
      <w:r>
        <w:t>Escala temporal más gruesa de los Estados PAC. K = 4 estados (L0–L3). L0 (~13 %): hipoxemia sostenida, correlación más intensa con T90 (ρ = +0,705). L3 (~30 %): baja carga, mayor correlación con ARI (ρ = +0,357). La reactividad autonómica no se expresa en esta escala —se diluye al agregar en ventanas de 30 minutos—, confirmando que es un fenómeno de resolución temporal corta.</w:t>
      </w:r>
    </w:p>
    <w:p w14:paraId="614F7AAC" w14:textId="77777777" w:rsidR="00812477" w:rsidRDefault="00000000">
      <w:pPr>
        <w:spacing w:before="180" w:after="60"/>
      </w:pPr>
      <w:r>
        <w:rPr>
          <w:b/>
          <w:bCs/>
        </w:rPr>
        <w:t>Escala M — Regulación intermedia (5 min)</w:t>
      </w:r>
    </w:p>
    <w:p w14:paraId="41220E7F" w14:textId="77777777" w:rsidR="00812477" w:rsidRDefault="00000000">
      <w:pPr>
        <w:spacing w:after="160" w:line="360" w:lineRule="auto"/>
        <w:jc w:val="both"/>
      </w:pPr>
      <w:r>
        <w:t>Escala temporal media de los Estados PAC. K = 5 estados (M0–M4). M1 (~7 %): mejor predictor de carga hipóxica de todo el sistema (ρ T90 = +0,744; ρ HB3 = +0,618), funciona como marcador de períodos de hipoxemia acumulada sostenida y tiene la probabilidad de autotransición más alta (inercia). M0 y M2 son estados protectores. La independencia entre ci_s y ci_m (r = 0,066) confirma que el acoplamiento a escala M es un fenómeno distinto del de escala S.</w:t>
      </w:r>
    </w:p>
    <w:p w14:paraId="5292FB32" w14:textId="77777777" w:rsidR="00812477" w:rsidRDefault="00000000">
      <w:pPr>
        <w:spacing w:before="180" w:after="60"/>
      </w:pPr>
      <w:r>
        <w:rPr>
          <w:b/>
          <w:bCs/>
        </w:rPr>
        <w:t>Escala S — Microdinámica (30 s)</w:t>
      </w:r>
    </w:p>
    <w:p w14:paraId="6BBB9DEE" w14:textId="77777777" w:rsidR="00812477" w:rsidRDefault="00000000">
      <w:pPr>
        <w:spacing w:after="160" w:line="360" w:lineRule="auto"/>
        <w:jc w:val="both"/>
      </w:pPr>
      <w:r>
        <w:t>Escala temporal más fina de los Estados PAC. K = 7 estados (S0–S6). S4: mejor predictor de frecuencia de eventos en todo el sistema (ρ ODI3 = +0,691). S5: mejor predictor de reactividad autonómica (ρ ARI = +0,637). S6 (~1 %): estado más raro, mayor tasa de morfotipos severos C4+C5, excluido de la feature matrix nocturna por su baja frecuencia.</w:t>
      </w:r>
    </w:p>
    <w:p w14:paraId="17A69B77" w14:textId="77777777" w:rsidR="00812477" w:rsidRDefault="00000000">
      <w:pPr>
        <w:spacing w:before="180" w:after="60"/>
      </w:pPr>
      <w:r>
        <w:t>Estados PAC (Estados PAC)</w:t>
      </w:r>
    </w:p>
    <w:p w14:paraId="6DA6DC33" w14:textId="77777777" w:rsidR="00812477" w:rsidRDefault="00000000">
      <w:pPr>
        <w:spacing w:after="160" w:line="360" w:lineRule="auto"/>
        <w:jc w:val="both"/>
      </w:pPr>
      <w:r>
        <w:t xml:space="preserve">Sistema de estados fisiológicos dinámicos a tres escalas temporales (S = 30 s, M = 5 min, L = 30 min), resultado central del análisis de nivel noche del Proyecto PAC (NB04). Cada </w:t>
        <w:lastRenderedPageBreak/>
        <w:t>estado captura una configuración recurrente del espacio de 24 features multiescala. Hallazgo central: especialización funcional emergente —S4 predice frecuencia, M1 predice carga hipóxica, S5 predice reactividad autonómica, L0 describe arquitectura global—, propiedad que no fue impuesta por diseño sino que surgió del clustering sobre los datos. V de Cramér S/M/L: 0,356 / 0,231 / 0,196.</w:t>
      </w:r>
    </w:p>
    <w:p w14:paraId="355A84AB" w14:textId="77777777" w:rsidR="00812477" w:rsidRDefault="00000000">
      <w:pPr>
        <w:spacing w:before="180" w:after="60"/>
      </w:pPr>
      <w:r>
        <w:rPr>
          <w:b/>
          <w:bCs/>
        </w:rPr>
        <w:t>Estadios de sueño operativos</w:t>
      </w:r>
    </w:p>
    <w:p w14:paraId="6CA05C6D" w14:textId="77777777" w:rsidR="00812477" w:rsidRDefault="00000000">
      <w:pPr>
        <w:spacing w:after="160" w:line="360" w:lineRule="auto"/>
        <w:jc w:val="both"/>
      </w:pPr>
      <w:r>
        <w:t>Categorías de actividad fisiológica utilizadas en el pipeline PAC_v3, derivadas del firmware del SOMNI 6000 a partir de FC y MOV: vigilia, sueño ligero y sueño profundo. No equivalen a los estadios clínicos NREM N1/N2/N3 ni a REM, que requieren EEG. Se utilizan como feature en el vector de 24 características por ventana de los Estados PAC.</w:t>
      </w:r>
    </w:p>
    <w:p w14:paraId="5F06A64D" w14:textId="77777777" w:rsidR="00812477" w:rsidRDefault="00000000">
      <w:pPr>
        <w:spacing w:before="180" w:after="60"/>
      </w:pPr>
      <w:r>
        <w:rPr>
          <w:b/>
          <w:bCs/>
        </w:rPr>
        <w:t>Gradiente autonómico inverso</w:t>
      </w:r>
    </w:p>
    <w:p w14:paraId="1D26B69C" w14:textId="77777777" w:rsidR="00812477" w:rsidRDefault="00000000">
      <w:pPr>
        <w:spacing w:after="160" w:line="360" w:lineRule="auto"/>
        <w:jc w:val="both"/>
      </w:pPr>
      <w:r>
        <w:t>Hallazgo central del Proyecto PAC (Cap04 §4.3.2): los morfotipos más severos (C5) presentan el ARI más bajo del corpus (0,423 ± 0,104), no el más alto. Los eventos con mayor carga hipóxica generan menor reactividad autonómica relativa. Interpretado como adaptación crónica del quimiorreceptor carotídeo ante exposición hipóxica repetida (Prabhakar, 2016a). La causalidad no puede establecerse desde datos observacionales transversales.</w:t>
      </w:r>
    </w:p>
    <w:p w14:paraId="713841F4" w14:textId="77777777" w:rsidR="00812477" w:rsidRDefault="00000000">
      <w:pPr>
        <w:spacing w:before="180" w:after="60"/>
      </w:pPr>
      <w:r>
        <w:rPr>
          <w:b/>
          <w:bCs/>
        </w:rPr>
        <w:t>Horizonte temporal (H) — NB08</w:t>
      </w:r>
    </w:p>
    <w:p w14:paraId="16473231" w14:textId="77777777" w:rsidR="00812477" w:rsidRDefault="00000000">
      <w:pPr>
        <w:spacing w:after="160" w:line="360" w:lineRule="auto"/>
        <w:jc w:val="both"/>
      </w:pPr>
      <w:r>
        <w:t>Tiempo de anticipación entre el momento de predicción y el inicio del evento severo que se quiere anticipar. Evaluado en H ∈ {2, 5, 10, 15} min sobre 452.955 ventanas de 30 s. H = 5 min es el horizonte óptimo: AUC = 0,821 ± 0,022; Sensibilidad = 76 %; Especificidad = 74 %; PPV = 20 %. El criterio de selección integra margen suficiente para el ramp-up del estimulador SOMNI 6000 (&gt; 90 s), rendimiento discriminativo y valor predictivo positivo operacional.</w:t>
      </w:r>
    </w:p>
    <w:p w14:paraId="445D41B7" w14:textId="77777777" w:rsidR="00812477" w:rsidRDefault="00000000">
      <w:pPr>
        <w:spacing w:before="180" w:after="60"/>
      </w:pPr>
      <w:r>
        <w:rPr>
          <w:b/>
          <w:bCs/>
        </w:rPr>
        <w:t>IEI (Intervalo Inter-Evento)</w:t>
      </w:r>
    </w:p>
    <w:p w14:paraId="48AEE0FF" w14:textId="77777777" w:rsidR="00812477" w:rsidRDefault="00000000">
      <w:pPr>
        <w:spacing w:after="160" w:line="360" w:lineRule="auto"/>
        <w:jc w:val="both"/>
      </w:pPr>
      <w:r>
        <w:t>Tiempo transcurrido entre el final de un EDO y el inicio del siguiente. Mediana en el corpus PAC: 82 s; el 62,8 % de los pares consecutivos están separados por menos de 2 minutos. Cuando el IEI es menor que la ventana de baseline (120 s), la caída relativa del segundo evento queda subestimada y tiende a clasificarse como C1/C2 (fenómeno de fragmentación). La hypoxic burden es más robusta que el ODI ante episodios fragmentados.</w:t>
      </w:r>
    </w:p>
    <w:p w14:paraId="77FA7678" w14:textId="77777777" w:rsidR="00F6400B" w:rsidRDefault="00000000">
      <w:r>
        <w:t>Leave-One-Patient-Out Cross-Validation (LOPO-CV)</w:t>
      </w:r>
    </w:p>
    <w:p w14:paraId="5E9FBFA5" w14:textId="77777777" w:rsidR="00F6400B" w:rsidRDefault="00000000">
      <w:r>
        <w:lastRenderedPageBreak/>
        <w:t>Véase LOPO-CV.</w:t>
      </w:r>
    </w:p>
    <w:p w14:paraId="318805EB" w14:textId="77777777" w:rsidR="00812477" w:rsidRDefault="00000000">
      <w:pPr>
        <w:spacing w:before="180" w:after="60"/>
      </w:pPr>
      <w:r>
        <w:rPr>
          <w:b/>
          <w:bCs/>
        </w:rPr>
        <w:t>LOPO-CV (Leave-One-Patient-Out Cross-Validation)</w:t>
      </w:r>
    </w:p>
    <w:p w14:paraId="4A57CE34" w14:textId="77777777" w:rsidR="00812477" w:rsidRDefault="00000000">
      <w:pPr>
        <w:spacing w:after="160" w:line="360" w:lineRule="auto"/>
        <w:jc w:val="both"/>
      </w:pPr>
      <w:r>
        <w:t>Esquema de validación cruzada donde cada fold excluye todas las noches de un paciente del entrenamiento. Previene la fuga de información entre noches del mismo paciente. El n efectivo es el número de pacientes (8 en la cohorte estricta del Proyecto PAC), no el de noches (540). Estándar de validación de todos los modelos supervisados del Proyecto PAC.</w:t>
      </w:r>
    </w:p>
    <w:p w14:paraId="258E85D2" w14:textId="77777777" w:rsidR="00812477" w:rsidRDefault="00000000">
      <w:pPr>
        <w:spacing w:before="180" w:after="60"/>
      </w:pPr>
      <w:r>
        <w:rPr>
          <w:b/>
          <w:bCs/>
        </w:rPr>
        <w:t>Morfotipos C1–C5</w:t>
      </w:r>
    </w:p>
    <w:p w14:paraId="67B09677" w14:textId="77777777" w:rsidR="00812477" w:rsidRDefault="00000000">
      <w:pPr>
        <w:spacing w:after="160" w:line="360" w:lineRule="auto"/>
        <w:jc w:val="both"/>
      </w:pPr>
      <w:r>
        <w:t>Cinco fenotipos de curvas SpO₂ identificados por K-means (K = 5, Silhouette = 0,386) sobre PCA de 85.277 curvas de 30 puntos normalizados. C1 (64,7 %): subcrítico. C2 (25,0 %): leve-moderado. C3 (4,3 %): severo agudo. C4 (5,0 %): severo escalonado, recuperación lenta. C5 (1,0 %): progresivo crítico, sin retorno al baseline. C4+C5 son los morfotipos severos (is_severe = True); aunque representan el 6,0 % del corpus, concentran una fracción desproporcionada de la carga hipóxica acumulada.</w:t>
      </w:r>
    </w:p>
    <w:p w14:paraId="7C893083" w14:textId="77777777" w:rsidR="00812477" w:rsidRDefault="00000000">
      <w:pPr>
        <w:spacing w:before="180" w:after="60"/>
      </w:pPr>
      <w:r>
        <w:rPr>
          <w:b/>
          <w:bCs/>
        </w:rPr>
        <w:t>NightRecordID</w:t>
      </w:r>
    </w:p>
    <w:p w14:paraId="36171743" w14:textId="77777777" w:rsidR="00812477" w:rsidRDefault="00000000">
      <w:pPr>
        <w:spacing w:after="160" w:line="360" w:lineRule="auto"/>
        <w:jc w:val="both"/>
      </w:pPr>
      <w:r>
        <w:t>Identificador único de noche en el pipeline PAC_v3, calculado como MD5(SHA-256 del archivo Excel | timestamp de inicio). Garantiza idempotencia (re-procesar el mismo archivo produce siempre el mismo identificador) y actúa como eje trazador universal entre todas las tablas del sistema, desde Bronze hasta Gold.</w:t>
      </w:r>
    </w:p>
    <w:p w14:paraId="2EE440FA" w14:textId="77777777" w:rsidR="00812477" w:rsidRDefault="00000000">
      <w:pPr>
        <w:spacing w:before="180" w:after="60"/>
      </w:pPr>
      <w:r>
        <w:rPr>
          <w:b/>
          <w:bCs/>
        </w:rPr>
        <w:t>NB06 / NB07 / NB08 — Módulos analíticos del Proyecto PAC</w:t>
      </w:r>
    </w:p>
    <w:p w14:paraId="059D9648" w14:textId="77777777" w:rsidR="00812477" w:rsidRDefault="00000000">
      <w:pPr>
        <w:spacing w:after="160" w:line="360" w:lineRule="auto"/>
        <w:jc w:val="both"/>
      </w:pPr>
      <w:r>
        <w:t>NB06: estudio de ablación por bloques de features (Random Forest, LOPO-CV, 540 noches). Estados PAC = 44,8 % de la importancia Gini total. NB07: predicción de evento severo C4/C5 (LightGBM, AUC = 0,878) y clasificación de riesgo nocturno binario (LR, AUC = 0,905). NB08: predicción prospectiva sobre 452.955 ventanas de 30 s × 4 horizontes; H = 5 min óptimo (AUC = 0,821 ± 0,022).</w:t>
      </w:r>
    </w:p>
    <w:p w14:paraId="099B0B5F" w14:textId="77777777" w:rsidR="00812477" w:rsidRDefault="00000000">
      <w:pPr>
        <w:spacing w:before="180" w:after="60"/>
      </w:pPr>
      <w:r>
        <w:rPr>
          <w:b/>
          <w:bCs/>
        </w:rPr>
        <w:t>ODI3 (Oxygen Desaturation Index, umbral 3 %)</w:t>
      </w:r>
    </w:p>
    <w:p w14:paraId="1C0FEC5E" w14:textId="77777777" w:rsidR="00812477" w:rsidRDefault="00000000">
      <w:pPr>
        <w:spacing w:after="160" w:line="360" w:lineRule="auto"/>
        <w:jc w:val="both"/>
      </w:pPr>
      <w:r>
        <w:t>Número de desaturaciones ≥ 3 pp por hora de sueño. Índice clínico estándar de oximetría y subrogante del AHI en dispositivos domiciliarios (concordancia r &gt; 0,85 frente a PSG en rango moderado-severo; Masa et al., 2011). El Proyecto PAC lo calcula como subconjunto del corpus EDO (umbral permisivo ≥ 2 pp) para compatibilidad clínica y lo usa como referencia de severidad en las correlaciones con los estados PAC.</w:t>
      </w:r>
    </w:p>
    <w:p w14:paraId="29EB961C" w14:textId="77777777" w:rsidR="00812477" w:rsidRDefault="00000000">
      <w:pPr>
        <w:spacing w:before="180" w:after="60"/>
      </w:pPr>
      <w:r>
        <w:rPr>
          <w:b/>
          <w:bCs/>
        </w:rPr>
        <w:t>PAC_v3 — Pipeline del Proyecto PAC</w:t>
      </w:r>
    </w:p>
    <w:p w14:paraId="4DEA8058" w14:textId="77777777" w:rsidR="00812477" w:rsidRDefault="00000000">
      <w:pPr>
        <w:spacing w:after="160" w:line="360" w:lineRule="auto"/>
        <w:jc w:val="both"/>
      </w:pPr>
      <w:r>
        <w:t>Versión activa del pipeline, organizado en arquitectura Medallion (Bronze → Silver → Events → Gold). Transforma archivos Excel exportados por el SOMNI 6000 en cinco tablas analíticas Gold sobre 560 noches de 12 pacientes. Implementa detección de EDOs, fenotipado morfológico (C1–C5), cálculo del ARI, construcción de Estados PAC (escalas S/M/L) y generación de features nocturnas multiescala. Corresponde al reanálisis con la cohorte estricta final (NB04).</w:t>
      </w:r>
    </w:p>
    <w:p w14:paraId="384A9772" w14:textId="77777777" w:rsidR="00812477" w:rsidRDefault="00000000">
      <w:pPr>
        <w:spacing w:before="180" w:after="60"/>
      </w:pPr>
      <w:r>
        <w:rPr>
          <w:b/>
          <w:bCs/>
        </w:rPr>
        <w:t>Paradoja de Pac314</w:t>
      </w:r>
    </w:p>
    <w:p w14:paraId="20A0C456" w14:textId="77777777" w:rsidR="00812477" w:rsidRDefault="00000000">
      <w:pPr>
        <w:spacing w:after="160" w:line="360" w:lineRule="auto"/>
        <w:jc w:val="both"/>
      </w:pPr>
      <w:r>
        <w:t>Hallazgo de NB08: el paciente con menor prevalencia de eventos severos del corpus (1,6 %) presenta el AUC más alto en la predicción prospectiva (0,87 para H = 5 min). Ilustra que discriminación y prevalencia son ortogonales: el sistema PAC puede anticipar eventos en pacientes con pocos eventos severos siempre que su estado fisiológico previo al evento sea suficientemente distinto del estado habitual.</w:t>
      </w:r>
    </w:p>
    <w:p w14:paraId="5298DB80" w14:textId="77777777" w:rsidR="00812477" w:rsidRDefault="00000000">
      <w:pPr>
        <w:spacing w:before="180" w:after="60"/>
      </w:pPr>
      <w:r>
        <w:rPr>
          <w:b/>
          <w:bCs/>
        </w:rPr>
        <w:t>Predicción prospectiva (módulo NB08)</w:t>
      </w:r>
    </w:p>
    <w:p w14:paraId="4D29A98C" w14:textId="77777777" w:rsidR="00812477" w:rsidRDefault="00000000">
      <w:pPr>
        <w:spacing w:after="160" w:line="360" w:lineRule="auto"/>
        <w:jc w:val="both"/>
      </w:pPr>
      <w:r>
        <w:t>Predicción de un evento severo futuro (C4/C5) antes de que ocurra, con margen temporal explícito (lead time H). Distinta de la clasificación condicionada (NB07), que predice dado que el evento ya está en curso. En NB08, el modelo usa únicamente features backward-looking calculadas sobre el historial previo; no tiene acceso a la señal del evento mismo. El lead time de H = 5 min supera por un factor &gt; 3 el ramp-up requerido por el estimulador del SOMNI 6000 (&gt; 90 s).</w:t>
      </w:r>
    </w:p>
    <w:p w14:paraId="525A36DA" w14:textId="77777777" w:rsidR="00812477" w:rsidRDefault="00000000">
      <w:pPr>
        <w:spacing w:before="180" w:after="60"/>
      </w:pPr>
      <w:r>
        <w:rPr>
          <w:b/>
          <w:bCs/>
        </w:rPr>
        <w:t>Proyecto PAC (Proyecto de Procesamiento Autonómico Continuo)</w:t>
      </w:r>
    </w:p>
    <w:p w14:paraId="69F71E9D" w14:textId="77777777" w:rsidR="00812477" w:rsidRDefault="00000000">
      <w:pPr>
        <w:spacing w:after="160" w:line="360" w:lineRule="auto"/>
        <w:jc w:val="both"/>
      </w:pPr>
      <w:r>
        <w:t>Marco metodológico reproducible para el análisis multiescala de series temporales fisiológicas nocturnas obtenidas mediante el SOMNI 6000. Opera en tres niveles: evento (morfotipos C1–C5 + ARI), noche (Estados PAC triescala + coupling index) y paciente (fenotipo longitudinal + modelos predictivos). La cadena EDO → Estados → Acople → Fenotipia → Predicción es la columna vertebral del arco analítico.</w:t>
      </w:r>
    </w:p>
    <w:p w14:paraId="485E4992" w14:textId="77777777" w:rsidR="00F6400B" w:rsidRPr="00A532BC" w:rsidRDefault="00000000">
      <w:pPr>
        <w:rPr>
          <w:b/>
          <w:bCs/>
        </w:rPr>
      </w:pPr>
      <w:r>
        <w:rPr>
          <w:b/>
          <w:bCs/>
        </w:rPr>
        <w:t>Polisomnografía (PSG)</w:t>
      </w:r>
    </w:p>
    <w:p w14:paraId="64394C64" w14:textId="77777777" w:rsidR="00F6400B" w:rsidRDefault="00000000">
      <w:r>
        <w:t>Véase PSG.</w:t>
      </w:r>
    </w:p>
    <w:p w14:paraId="053476D1" w14:textId="77777777" w:rsidR="00812477" w:rsidRDefault="00000000">
      <w:pPr>
        <w:spacing w:before="180" w:after="60"/>
      </w:pPr>
      <w:r>
        <w:rPr>
          <w:b/>
          <w:bCs/>
        </w:rPr>
        <w:t>PSG (Polisomnografía)</w:t>
      </w:r>
    </w:p>
    <w:p w14:paraId="48BEE546" w14:textId="77777777" w:rsidR="00812477" w:rsidRDefault="00000000">
      <w:pPr>
        <w:spacing w:after="160" w:line="360" w:lineRule="auto"/>
        <w:jc w:val="both"/>
      </w:pPr>
      <w:r>
        <w:t>Estudio diagnóstico de referencia para el SAOS. Registra simultáneamente EEG, EOG, EMG, flujo aéreo, esfuerzo ventilatorio, SpO₂ y ECG durante una noche en laboratorio. No disponible en la cohorte del Proyecto PAC; su ausencia impide calcular el AHI directamente y comparar morfotipos y estados PAC con los estadios convencionales del sueño.</w:t>
      </w:r>
    </w:p>
    <w:p w14:paraId="5E6E94DB" w14:textId="77777777" w:rsidR="008F4E03" w:rsidRDefault="008F4E03" w:rsidP="008F4E03">
      <w:pPr>
        <w:spacing w:before="180" w:after="60" w:line="360" w:lineRule="auto"/>
        <w:jc w:val="both"/>
        <w:rPr>
          <w:b/>
          <w:bCs/>
        </w:rPr>
      </w:pPr>
      <w:r>
        <w:rPr>
          <w:rStyle w:val="Fuerte"/>
        </w:rPr>
        <w:lastRenderedPageBreak/>
        <w:t>Ramp-up</w:t>
      </w:r>
      <w:r>
        <w:t>: período de latencia entre la activación del estímulo eléctrico y la producción del efecto fisiológico; estimado en ~90 s para la estimulación transcutánea (Clifton et al., 2015).</w:t>
      </w:r>
    </w:p>
    <w:p w14:paraId="53517B03" w14:textId="77777777" w:rsidR="00812477" w:rsidRDefault="00000000">
      <w:pPr>
        <w:spacing w:before="180" w:after="60"/>
      </w:pPr>
      <w:r>
        <w:rPr>
          <w:b/>
          <w:bCs/>
        </w:rPr>
        <w:t>Resiliencia fisiológica post-evento severo</w:t>
      </w:r>
    </w:p>
    <w:p w14:paraId="77E8F9AE" w14:textId="77777777" w:rsidR="00812477" w:rsidRDefault="00000000">
      <w:pPr>
        <w:spacing w:after="160" w:line="360" w:lineRule="auto"/>
        <w:jc w:val="both"/>
      </w:pPr>
      <w:r>
        <w:t>Velocidad con la que el sistema PAC regresa a un estado protector tras un evento severo (C4/C5). Resultados del Proyecto PAC (NB05): 43,3 % de recuperación en la ventana S siguiente (30 s), 12,3 % en la ventana M siguiente (5 min) y 1,3 % en la ventana L siguiente (30 min). Esta inercia creciente con la escala temporal explica por qué la predicción prospectiva es posible: los estados patológicos persisten y la señal de alerta llega antes de que el evento ocurra.</w:t>
      </w:r>
    </w:p>
    <w:p w14:paraId="3FBF6F03" w14:textId="77777777" w:rsidR="00812477" w:rsidRDefault="00000000">
      <w:pPr>
        <w:spacing w:before="180" w:after="60"/>
      </w:pPr>
      <w:r>
        <w:rPr>
          <w:b/>
          <w:bCs/>
        </w:rPr>
        <w:t>Risk Score PAC (0–100)</w:t>
      </w:r>
    </w:p>
    <w:p w14:paraId="2E12A806" w14:textId="77777777" w:rsidR="00812477" w:rsidRDefault="00000000">
      <w:pPr>
        <w:spacing w:after="160" w:line="360" w:lineRule="auto"/>
        <w:jc w:val="both"/>
      </w:pPr>
      <w:r>
        <w:t xml:space="preserve">Índice de riesgo fisiológico nocturno retrospectivo calculado como: RS = 0,40 × p_ev_norm + 0,60 × p_high_risk_night, donde p_ev_norm es la probabilidad media predicha por LightGBM (NB07 Bloque B) y p_high_risk_night es la probabilidad estimada por regresión logística (NB07 Bloque C). Etiquetas: Bajo (&lt; 30), Moderado (30–60), Alto (&gt; 60). </w:t>
      </w:r>
      <w:del w:id="91013" w:author="Claude" w:date="2026-06-07T12:00:00Z">
        <w:r>
          <w:delText xml:space="preserve">Gradiente de medianas por categoría AASM: 25,6 (Normal) / 31,6 (Leve) / 72,2 (Moderado) / 80,8 (Severo).</w:delText>
        </w:r>
      </w:del>
      <w:ins w:id="91014" w:author="Claude" w:date="2026-06-07T12:00:00Z">
        <w:r>
          <w:t xml:space="preserve">Gradiente de medianas por categoría AASM: 29,2 (Normal) / 29,4 (Leve) / 72,9 (Moderado) / 81,0 (Severo).</w:t>
        </w:r>
      </w:ins>
      <w:r>
        <w:t xml:space="preserve"> Es un índice retrospectivo —se calcula sobre la noche ya procesada—; no es un sistema de monitoreo en tiempo real.</w:t>
      </w:r>
    </w:p>
    <w:p w14:paraId="1CC4B12B" w14:textId="77777777" w:rsidR="00F6400B" w:rsidRDefault="00000000">
      <w:r>
        <w:t>Síndrome de Apnea Obstructiva del Sueño (SAOS)</w:t>
      </w:r>
    </w:p>
    <w:p w14:paraId="40CD80EF" w14:textId="77777777" w:rsidR="00F6400B" w:rsidRDefault="00000000">
      <w:r>
        <w:t>Véase SAOS.</w:t>
      </w:r>
    </w:p>
    <w:p w14:paraId="26D82126" w14:textId="77777777" w:rsidR="00812477" w:rsidRDefault="00000000">
      <w:pPr>
        <w:spacing w:before="180" w:after="60"/>
      </w:pPr>
      <w:r>
        <w:rPr>
          <w:b/>
          <w:bCs/>
        </w:rPr>
        <w:t>SAOS (Síndrome de Apneas Obstructivas del Sueño)</w:t>
      </w:r>
    </w:p>
    <w:p w14:paraId="4C7C7DDB" w14:textId="77777777" w:rsidR="00812477" w:rsidRDefault="00000000">
      <w:pPr>
        <w:spacing w:after="160" w:line="360" w:lineRule="auto"/>
        <w:jc w:val="both"/>
      </w:pPr>
      <w:r>
        <w:t>Trastorno respiratorio del sueño caracterizado por episodios recurrentes de colapso de la vía aérea superior durante el sueño, con consecuencias cardiovasculares crónicas. Prevalencia estimada en adultos: 15–30 %. Los índices clásicos de severidad —AHI, ODI3, T90— condensan la noche en valores escalares que omiten la heterogeneidad morfológica de los eventos, su distribución temporal y la respuesta autonómica que producen. El Proyecto PAC complementa estos índices sin reemplazarlos.</w:t>
      </w:r>
    </w:p>
    <w:p w14:paraId="5EF5063C" w14:textId="77777777" w:rsidR="00812477" w:rsidRDefault="00000000">
      <w:pPr>
        <w:spacing w:before="180" w:after="60"/>
      </w:pPr>
      <w:r>
        <w:rPr>
          <w:b/>
          <w:bCs/>
        </w:rPr>
        <w:t>SOMNI 6000</w:t>
      </w:r>
    </w:p>
    <w:p w14:paraId="78FD172A" w14:textId="77777777" w:rsidR="00812477" w:rsidRDefault="00000000">
      <w:pPr>
        <w:spacing w:after="160" w:line="360" w:lineRule="auto"/>
        <w:jc w:val="both"/>
      </w:pPr>
      <w:r>
        <w:t xml:space="preserve">Dispositivo portátil aprobado por ANMAT que integra un pulsioxímetro de dedo (PPG) y un estimulador eléctrico transcutáneo en un único sensor no invasivo. Registra tres señales a 1 Hz —SpO₂, frecuencia cardíaca (FC) y movimiento (MOV)— con transmisión Bluetooth LE. Base de datos del Proyecto PAC: 560 noches de 12 pacientes. La habilitación del </w:t>
        <w:lastRenderedPageBreak/>
        <w:t>estimulador como intervención terapéutica preventiva es una hipótesis operacional pendiente de validación en ensayo clínico controlado.</w:t>
      </w:r>
    </w:p>
    <w:p w14:paraId="206EB1A0" w14:textId="77777777" w:rsidR="00812477" w:rsidRDefault="00000000">
      <w:pPr>
        <w:spacing w:before="180" w:after="60"/>
      </w:pPr>
      <w:r>
        <w:rPr>
          <w:b/>
          <w:bCs/>
        </w:rPr>
        <w:t>SpO₂ (Saturación periférica de oxígeno)</w:t>
      </w:r>
    </w:p>
    <w:p w14:paraId="51A11B45" w14:textId="77777777" w:rsidR="00812477" w:rsidRDefault="00000000">
      <w:pPr>
        <w:spacing w:after="160" w:line="360" w:lineRule="auto"/>
        <w:jc w:val="both"/>
      </w:pPr>
      <w:r>
        <w:t>Fracción de hemoglobina oxigenada en sangre periférica, medida por pulsioximetría. Señal primaria del Proyecto PAC, registrada a 1 Hz. Rango normal en vigilia: 95–100 %. Valores &lt; 90 % durante el sueño se contabilizan en el T90. La curva completa de SpO₂ durante un EDO —normalizada a 30 puntos— es la unidad de análisis del fenotipado morfológico C1–C5.</w:t>
      </w:r>
    </w:p>
    <w:p w14:paraId="2C9FFF3C" w14:textId="77777777" w:rsidR="00812477" w:rsidRDefault="00000000">
      <w:pPr>
        <w:spacing w:before="180" w:after="60"/>
      </w:pPr>
      <w:r>
        <w:rPr>
          <w:b/>
          <w:bCs/>
        </w:rPr>
        <w:t>T90</w:t>
      </w:r>
    </w:p>
    <w:p w14:paraId="110F5A1F" w14:textId="77777777" w:rsidR="00812477" w:rsidRDefault="00000000">
      <w:pPr>
        <w:spacing w:after="160" w:line="360" w:lineRule="auto"/>
        <w:jc w:val="both"/>
      </w:pPr>
      <w:r>
        <w:t>Porcentaje del tiempo de sueño con SpO₂ &lt; 90 %. Métrica de carga hipóxica acumulada. En el Proyecto PAC, M1 (Estados PAC escala M) es el mejor predictor de T90 (ρ = +0,744) de todo el sistema, seguido por L0 (ρ = +0,705 a escala L). El ICC(1,1) del T90 es de 0,52 en la cohorte completa y 0,69 en la estricta.</w:t>
      </w:r>
    </w:p>
    <w:p w14:paraId="15010904" w14:textId="77777777" w:rsidR="00812477" w:rsidRDefault="00000000">
      <w:pPr>
        <w:spacing w:before="180" w:after="60"/>
      </w:pPr>
      <w:r>
        <w:rPr>
          <w:b/>
          <w:bCs/>
        </w:rPr>
        <w:t>Trayectoria nocturna</w:t>
      </w:r>
    </w:p>
    <w:p w14:paraId="63C3A94E" w14:textId="77777777" w:rsidR="00812477" w:rsidRDefault="00000000">
      <w:pPr>
        <w:spacing w:after="160" w:line="360" w:lineRule="auto"/>
        <w:jc w:val="both"/>
      </w:pPr>
      <w:r>
        <w:t>Secuencia de estados PAC a lo largo de una noche completa, que describe la evolución fisiológica del paciente como una trayectoria discreta en el espacio de estados. El Proyecto PAC identifica tres fenotipos mediante clustering K = 3: Estable-Protector (~28 % de las noches), Carga Intermedia (~71 %) y Carga Hipóxica Alta (~1 %, ~7 noches en el corpus). El fenotipo CHA puede aparecer en pacientes de categoría AASM Moderada, evidenciando que el fenotipo dinámico aporta información que el conteo de eventos no captura.</w:t>
      </w:r>
    </w:p>
    <w:p w14:paraId="644300C8" w14:textId="77777777" w:rsidR="00812477" w:rsidRDefault="00000000">
      <w:pPr>
        <w:spacing w:before="180" w:after="60"/>
      </w:pPr>
      <w:r>
        <w:rPr>
          <w:b/>
          <w:bCs/>
        </w:rPr>
        <w:t>Trazabilidad del pipeline</w:t>
      </w:r>
    </w:p>
    <w:p w14:paraId="7981E4A0" w14:textId="77777777" w:rsidR="00812477" w:rsidRDefault="00000000">
      <w:pPr>
        <w:spacing w:after="160" w:line="360" w:lineRule="auto"/>
        <w:jc w:val="both"/>
      </w:pPr>
      <w:r>
        <w:t>Capacidad de vincular cualquier predicción o representación con la versión exacta del modelo y los datos que la generaron. En el Proyecto PAC: el NightRecordID actúa como eje trazador universal; firmas SHA-256 de los centroides activos se almacenan en cada archivo de estados para detectar modelos obsoletos; y la constante _PIPELINE_VERSION en la PAC App invalida automáticamente la caché ante actualizaciones del pipeline.</w:t>
      </w:r>
    </w:p>
    <w:p w14:paraId="072CC484" w14:textId="77777777" w:rsidR="00812477" w:rsidRDefault="00000000">
      <w:pPr>
        <w:spacing w:before="180" w:after="60"/>
      </w:pPr>
      <w:r>
        <w:rPr>
          <w:b/>
          <w:bCs/>
        </w:rPr>
        <w:t>V de Cramér</w:t>
      </w:r>
    </w:p>
    <w:p w14:paraId="5B7BAF21" w14:textId="77777777" w:rsidR="00812477" w:rsidRDefault="00000000">
      <w:pPr>
        <w:spacing w:after="160" w:line="360" w:lineRule="auto"/>
        <w:jc w:val="both"/>
      </w:pPr>
      <w:r>
        <w:t xml:space="preserve">Medida de asociación entre dos variables categóricas, normalizada entre 0 (independencia) y 1 (asociación perfecta), derivada del estadístico Chi-cuadrado. Usada en el Proyecto PAC para cuantificar el acoplamiento morfotipo–estado: S = 0,355 / M = 0,229 / L = 0,194 sobre </w:t>
        <w:lastRenderedPageBreak/>
        <w:t>83.892 eventos (NB05). Los valores decrecientes con la escala temporal indican que la escala S es más informativa sobre la morfología instantánea del evento.</w:t>
      </w:r>
    </w:p>
    <w:p w14:paraId="32FA6127" w14:textId="77777777" w:rsidR="00812477" w:rsidRDefault="00000000">
      <w:pPr>
        <w:spacing w:before="180" w:after="60"/>
      </w:pPr>
      <w:r>
        <w:rPr>
          <w:b/>
          <w:bCs/>
        </w:rPr>
        <w:t>Variabilidad noche a noche</w:t>
      </w:r>
    </w:p>
    <w:p w14:paraId="4A6DD8AE" w14:textId="77777777" w:rsidR="00812477" w:rsidRDefault="00000000">
      <w:pPr>
        <w:spacing w:after="160" w:line="360" w:lineRule="auto"/>
        <w:jc w:val="both"/>
      </w:pPr>
      <w:r>
        <w:t>Diferencias en el perfil fisiológico de un mismo paciente entre noches distintas, debidas a factores situacionales (postura, alcohol, fatiga, medicación). En la literatura clásica se trata como ruido estadístico. El Proyecto PAC adopta la perspectiva opuesta: es información diagnóstica estructural. El ODI3 requiere ~7 noches para estabilizarse (ICC = 0,94 a 7 noches, MAE = 2,1 ev/h); el ARI es estable desde la primera noche de registro.</w:t>
      </w:r>
    </w:p>
    <w:p>
      <w:r>
        <w:br w:type="page"/>
      </w:r>
    </w:p>
    <w:p>
      <w:pPr>
        <w:pStyle w:val="Ttulo1"/>
      </w:pPr>
      <w:r>
        <w:t>Entradas incorporadas en la consolidación v15</w:t>
      </w:r>
    </w:p>
    <w:p>
      <w:r>
        <w:t>Carga Hipóxica Alta (CHA)</w:t>
      </w:r>
    </w:p>
    <w:p>
      <w:r>
        <w:t>Véase CHA.</w:t>
      </w:r>
    </w:p>
    <w:p>
      <w:r>
        <w:t>CHA (Carga Hipóxica Alta)</w:t>
      </w:r>
    </w:p>
    <w:p>
      <w:r>
        <w:t>Fenotipo dinámico nocturno identificado mediante clustering K=3 sobre features PAC. Se caracteriza por alta dominancia de M1 (~78 % de la noche), baja entropía, pocas transiciones y elevada proporción de eventos severos (~38 %). Aunque representa aproximadamente el 1 % de las noches del corpus, puede aparecer en pacientes clasificados como Moderados por ODI3, evidenciando discordancia entre severidad convencional y fenotipo dinámico.</w:t>
      </w:r>
    </w:p>
    <w:p>
      <w:r>
        <w:t>Índice de Desaturación de Oxígeno (ODI)</w:t>
      </w:r>
    </w:p>
    <w:p>
      <w:r>
        <w:t>Véase ODI3.</w:t>
      </w:r>
    </w:p>
    <w:p>
      <w:r>
        <w:t>ODI</w:t>
      </w:r>
    </w:p>
    <w:p>
      <w:r>
        <w:t>Véase ODI3.</w:t>
      </w:r>
    </w:p>
    <w:p>
      <w:pPr>
        <w:pStyle w:val="Ttulo2"/>
      </w:pPr>
      <w:r>
        <w:t>Historial de cambios</w:t>
      </w:r>
    </w:p>
    <w:p>
      <w:r>
        <w:t>v13 — Incorporación de CHA.</w:t>
      </w:r>
    </w:p>
    <w:p>
      <w:r>
        <w:t>v14 — Incorporación de la Convención ODI.</w:t>
      </w:r>
    </w:p>
    <w:p>
      <w:r>
        <w:t>v15 — Corrección global PAC States → Estados PAC y consolidación canónica.</w:t>
      </w:r>
    </w:p>
    <w:sectPr w:rsidR="00812477">
      <w:pgSz w:w="11906" w:h="16838"/>
      <w:pgMar w:top="1701" w:right="1418" w:bottom="170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1018"/>
    <w:multiLevelType w:val="hybridMultilevel"/>
    <w:tmpl w:val="4678DFB0"/>
    <w:lvl w:ilvl="0" w:tplc="DE8AE41E">
      <w:start w:val="1"/>
      <w:numFmt w:val="bullet"/>
      <w:lvlText w:val="●"/>
      <w:lvlJc w:val="left"/>
      <w:pPr>
        <w:ind w:left="720" w:hanging="360"/>
      </w:pPr>
    </w:lvl>
    <w:lvl w:ilvl="1" w:tplc="FCF299FA">
      <w:start w:val="1"/>
      <w:numFmt w:val="bullet"/>
      <w:lvlText w:val="○"/>
      <w:lvlJc w:val="left"/>
      <w:pPr>
        <w:ind w:left="1440" w:hanging="360"/>
      </w:pPr>
    </w:lvl>
    <w:lvl w:ilvl="2" w:tplc="7E620238">
      <w:start w:val="1"/>
      <w:numFmt w:val="bullet"/>
      <w:lvlText w:val="■"/>
      <w:lvlJc w:val="left"/>
      <w:pPr>
        <w:ind w:left="2160" w:hanging="360"/>
      </w:pPr>
    </w:lvl>
    <w:lvl w:ilvl="3" w:tplc="62EED9AC">
      <w:start w:val="1"/>
      <w:numFmt w:val="bullet"/>
      <w:lvlText w:val="●"/>
      <w:lvlJc w:val="left"/>
      <w:pPr>
        <w:ind w:left="2880" w:hanging="360"/>
      </w:pPr>
    </w:lvl>
    <w:lvl w:ilvl="4" w:tplc="2FCAC016">
      <w:start w:val="1"/>
      <w:numFmt w:val="bullet"/>
      <w:lvlText w:val="○"/>
      <w:lvlJc w:val="left"/>
      <w:pPr>
        <w:ind w:left="3600" w:hanging="360"/>
      </w:pPr>
    </w:lvl>
    <w:lvl w:ilvl="5" w:tplc="A296CBA2">
      <w:start w:val="1"/>
      <w:numFmt w:val="bullet"/>
      <w:lvlText w:val="■"/>
      <w:lvlJc w:val="left"/>
      <w:pPr>
        <w:ind w:left="4320" w:hanging="360"/>
      </w:pPr>
    </w:lvl>
    <w:lvl w:ilvl="6" w:tplc="C2B4034A">
      <w:start w:val="1"/>
      <w:numFmt w:val="bullet"/>
      <w:lvlText w:val="●"/>
      <w:lvlJc w:val="left"/>
      <w:pPr>
        <w:ind w:left="5040" w:hanging="360"/>
      </w:pPr>
    </w:lvl>
    <w:lvl w:ilvl="7" w:tplc="9D901E66">
      <w:start w:val="1"/>
      <w:numFmt w:val="bullet"/>
      <w:lvlText w:val="●"/>
      <w:lvlJc w:val="left"/>
      <w:pPr>
        <w:ind w:left="5760" w:hanging="360"/>
      </w:pPr>
    </w:lvl>
    <w:lvl w:ilvl="8" w:tplc="75B071C4">
      <w:start w:val="1"/>
      <w:numFmt w:val="bullet"/>
      <w:lvlText w:val="●"/>
      <w:lvlJc w:val="left"/>
      <w:pPr>
        <w:ind w:left="6480" w:hanging="360"/>
      </w:pPr>
    </w:lvl>
  </w:abstractNum>
  <w:num w:numId="1" w16cid:durableId="212810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477"/>
    <w:rsid w:val="004C5CAC"/>
    <w:rsid w:val="00812477"/>
    <w:rsid w:val="00833978"/>
    <w:rsid w:val="008F4E03"/>
    <w:rsid w:val="00A532BC"/>
    <w:rsid w:val="00F6400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79466950"/>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Fuerte">
    <w:name w:val="Strong"/>
    <w:basedOn w:val="Fuentedeprrafopredeter"/>
    <w:uiPriority w:val="22"/>
    <w:qFormat/>
    <w:rsid w:val="008F4E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3185</Words>
  <Characters>17264</Characters>
  <Application>Microsoft Office Word</Application>
  <DocSecurity>0</DocSecurity>
  <Lines>287</Lines>
  <Paragraphs>116</Paragraphs>
  <ScaleCrop>false</ScaleCrop>
  <Company/>
  <LinksUpToDate>false</LinksUpToDate>
  <CharactersWithSpaces>20333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2026-06-02T19:58:00Z</dcterms:created>
  <dcterms:modified xsi:type="dcterms:W3CDTF">2026-06-08T15:23:00Z</dcterms:modified>
</cp:coreProperties>
</file>