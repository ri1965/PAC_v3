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del w:id="90025" w:author="Claude" w:date="2026-06-07T12:00:00Z">
        <w:r>
          <w:rPr>
            <w:rFonts w:ascii="Times New Roman" w:cs="Times New Roman" w:eastAsia="Times New Roman" w:hAnsi="Times New Roman"/>
            <w:i/>
            <w:iCs/>
            <w:color w:val="666666"/>
            <w:sz w:val="24"/>
            <w:szCs w:val="24"/>
          </w:rPr>
          <w:delText xml:space="preserve">Versión 16  ·  Junio 2026</w:delText>
        </w:r>
      </w:del>
      <w:ins w:id="90026" w:author="Claude" w:date="2026-06-07T12:00:00Z">
        <w:r>
          <w:rPr>
            <w:rFonts w:ascii="Times New Roman" w:cs="Times New Roman" w:eastAsia="Times New Roman" w:hAnsi="Times New Roman"/>
            <w:i/>
            <w:iCs/>
            <w:color w:val="666666"/>
            <w:sz w:val="24"/>
            <w:szCs w:val="24"/>
          </w:rPr>
          <w:t xml:space="preserve">Versión 19  ·  Junio 2026</w:t>
        </w:r>
      </w:ins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ρ Spearman ≈ 0,034,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Cada panel corresponde a un paciente (orden cronológico, solo noches quality, n = 560).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= 36,7 %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Los estados patológicos S6, M1 y L0 presentan los RR más elevados (4,9×, 3,3× y 2,0× respectivamente). La magnitud del RR decrece con la escala temporal. P(severo) marginal = 5,73 %. Origen: NB05, Sección 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0,229 (NB05, 83.892 eventos).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6.12.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6.13.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retornar a estado protector (resiliencia) cae a distintas velocidades: 43,3 % a los 30 s (S), 12,3 % a los 5 min (M), 1,3 % a los 30 min (L). La probabilidad de permanecer en estado patológico (colapsado) es 40,2 % (S), 80,4 % (M) y 74,5 %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6.14.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(33,6 %): gradiente de carga hipóxica / respuesta autonómica; PC2 (23,6 %): gradiente de dinamismo. El fenotipo Carga Hipóxica Alta se localiza en el extremo negativo de PC1 con baja variabilidad. n = 513 noches, 12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6.15.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0,905, AP = 0,834. Random Forest: AUC = 0,777, AP = 0,633. Baseline AP = 0,348. n = 540 noches, 8 pacientes. AUC global calculado sobre pool de folds con ambas clases presentes (4 de 8 pacientes). Origen: NB07, Bloque 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del w:id="90027" w:author="Claude" w:date="2026-06-07T12:00:00Z">
        <w:r>
          <w:rPr>
            <w:rFonts w:ascii="Times New Roman" w:cs="Times New Roman" w:eastAsia="Times New Roman" w:hAnsi="Times New Roman"/>
            <w:i/>
            <w:iCs/>
            <w:sz w:val="20"/>
            <w:szCs w:val="20"/>
          </w:rPr>
          <w:delText xml:space="preserve">Medianas: 25,6 (Normal) / 31,6 (Leve) / 72,2 (Moderado) / 80,8 (Severo). El 100 % de las Severas superan el umbral 60; el 74,3 % de las Moderadas; el 11,7 % de las Leves; el 0 % de las Normales. n = 540 noches.</w:delText>
        </w:r>
      </w:del>
      <w:ins w:id="90028" w:author="Claude" w:date="2026-06-07T12:00:00Z">
        <w:r>
          <w:rPr>
            <w:rFonts w:ascii="Times New Roman" w:cs="Times New Roman" w:eastAsia="Times New Roman" w:hAnsi="Times New Roman"/>
            <w:i/>
            <w:iCs/>
            <w:sz w:val="20"/>
            <w:szCs w:val="20"/>
          </w:rPr>
          <w:t xml:space="preserve">Medianas: 29,2 (Normal) / 29,4 (Leve) / 72,9 (Moderado) / 81,0 (Severo). El 100 % de las Severas superan el umbral 60; el 77,6 % de las Moderadas; el 9,0 % de las Leves; el 0 % de las Normales. n = 494 noches.</w:t>
        </w:r>
      </w:ins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