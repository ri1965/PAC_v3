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del w:id="90025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delText xml:space="preserve">Versión 16  ·  Junio 2026</w:delText>
        </w:r>
      </w:del>
      <w:ins w:id="90026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t xml:space="preserve">Versión 19  ·  Junio 2026</w:t>
        </w:r>
      </w:ins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</w:t>
      </w:r>
      <w:del w:id="92603" w:author="Claude" w:date="2026-06-07T12:00:00Z">
        <w:r>
          <w:rPr>
            <w:rFonts w:asciiTheme="minorHAnsi" w:hAnsiTheme="minorHAnsi"/>
            <w:i/>
            <w:iCs/>
            <w:sz w:val="18"/>
            <w:szCs w:val="18"/>
          </w:rPr>
          <w:delText xml:space="preserve">ρ Spearman ≈ 0,034</w:delText>
        </w:r>
      </w:del>
      <w:ins w:id="92604" w:author="Claude" w:date="2026-06-07T12:00:00Z">
        <w:r>
          <w:rPr>
            <w:rFonts w:asciiTheme="minorHAnsi" w:hAnsiTheme="minorHAnsi"/>
            <w:i/>
            <w:iCs/>
            <w:sz w:val="18"/>
            <w:szCs w:val="18"/>
          </w:rPr>
          <w:t xml:space="preserve">ρ Spearman ≈ 0,035</w:t>
        </w:r>
      </w:ins>
      <w:r>
        <w:rPr>
          <w:rFonts w:asciiTheme="minorHAnsi" w:hAnsiTheme="minorHAnsi"/>
          <w:i/>
          <w:iCs/>
          <w:sz w:val="18"/>
          <w:szCs w:val="18"/>
        </w:rPr>
        <w:t xml:space="preserve">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Cada panel corresponde a un paciente (orden cronológico, solo noches quality, n = 560).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Los estados patológicos S6, M1 y L0 presentan los RR más elevados (4,9×, 3,3× y 2,0× respectivamente). La magnitud del RR decrece con la escala temporal. P(severo) marginal = 5,73 %.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(33,6 %): gradiente de carga hipóxica / respuesta autonómica; PC2 (23,6 %): gradiente de dinamismo. El fenotipo Carga Hipóxica Alta se localiza en el extremo negativo de PC1 con baja variabilidad. n = 513 noches, 12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del w:id="90027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delText xml:space="preserve">Medianas: 25,6 (Normal) / 31,6 (Leve) / 72,2 (Moderado) / 80,8 (Severo). El 100 % de las Severas superan el umbral 60; el 74,3 % de las Moderadas; el 11,7 % de las Leves; el 0 % de las Normales. n = 540 noches.</w:delText>
        </w:r>
      </w:del>
      <w:ins w:id="90028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t xml:space="preserve">Medianas: 29,2 (Normal) / 29,4 (Leve) / 72,9 (Moderado) / 81,0 (Severo). El 100 % de las Severas superan el umbral 60; el 77,6 % de las Moderadas; el 9,0 % de las Leves; el 0 % de las Normales. n = 494 noches.</w:t>
        </w:r>
      </w:ins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