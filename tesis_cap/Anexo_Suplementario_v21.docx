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ANEXO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Material Suplementario</w:t>
      </w:r>
    </w:p>
    <w:p>
      <w:pPr>
        <w:spacing w:after="400"/>
        <w:jc w:val="center"/>
      </w:pPr>
      <w:del w:id="90025" w:author="Claude" w:date="2026-06-07T12:00:00Z">
        <w:r>
          <w:rPr>
            <w:rFonts w:ascii="Times New Roman" w:cs="Times New Roman" w:eastAsia="Times New Roman" w:hAnsi="Times New Roman"/>
            <w:i/>
            <w:iCs/>
            <w:color w:val="666666"/>
            <w:sz w:val="24"/>
            <w:szCs w:val="24"/>
          </w:rPr>
          <w:delText xml:space="preserve">Versión 16  ·  Junio 2026</w:delText>
        </w:r>
      </w:del>
      <w:ins w:id="90026" w:author="Claude" w:date="2026-06-07T12:00:00Z">
        <w:r>
          <w:rPr>
            <w:rFonts w:ascii="Times New Roman" w:cs="Times New Roman" w:eastAsia="Times New Roman" w:hAnsi="Times New Roman"/>
            <w:i/>
            <w:iCs/>
            <w:color w:val="666666"/>
            <w:sz w:val="24"/>
            <w:szCs w:val="24"/>
          </w:rPr>
          <w:t xml:space="preserve">Versión 21  ·  Junio 2026</w:t>
        </w:r>
      </w:ins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anexo reúne figuras y tablas complementarias al cuerpo principal, organizadas por capítulo. Todo el material está referenciado en el texto principal. Se conservan numeración y notas originales para facilitar las referencias cruzadas.</w:t>
      </w:r>
    </w:p>
    <w:p>
      <w:r>
        <w:rPr>
          <w:rFonts w:ascii="Aptos" w:hAnsi="Aptos"/>
          <w:b/>
          <w:color w:val="1E3A5F"/>
          <w:sz w:val="24"/>
        </w:rPr>
        <w:t>Referencia rápida — cifras de titular del Proyecto PAC</w:t>
      </w:r>
    </w:p>
    <w:tbl>
      <w:tblPr>
        <w:tblW w:type="auto" w:w="0"/>
        <w:tblBorders>
          <w:top w:val="single" w:sz="4" w:color="C9D2DE"/>
          <w:left w:val="single" w:sz="4" w:color="C9D2DE"/>
          <w:bottom w:val="single" w:sz="4" w:color="C9D2DE"/>
          <w:right w:val="single" w:sz="4" w:color="C9D2DE"/>
          <w:insideH w:val="single" w:sz="4" w:color="C9D2DE"/>
          <w:insideV w:val="single" w:sz="4" w:color="C9D2DE"/>
        </w:tblBorders>
        <w:tblLook w:firstColumn="1" w:firstRow="1" w:lastColumn="0" w:lastRow="0" w:noHBand="0" w:noVBand="1" w:val="04A0"/>
      </w:tblPr>
      <w:tblGrid>
        <w:gridCol w:w="4393"/>
        <w:gridCol w:w="4393"/>
      </w:tblGrid>
      <w:tr>
        <w:tc>
          <w:tcPr>
            <w:tcW w:type="dxa" w:w="4393"/>
            <w:shd w:val="clear" w:fill="1E3A5F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Cifra de titular</w:t>
            </w:r>
          </w:p>
        </w:tc>
        <w:tc>
          <w:tcPr>
            <w:tcW w:type="dxa" w:w="4393"/>
            <w:shd w:val="clear" w:fill="1E3A5F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Valor (verificado contra Gold)</w:t>
            </w:r>
          </w:p>
        </w:tc>
      </w:tr>
      <w:tr>
        <w:tc>
          <w:tcPr>
            <w:tcW w:type="dxa" w:w="4393"/>
          </w:tcPr>
          <w:p>
            <w:r/>
            <w:r>
              <w:rPr>
                <w:rFonts w:ascii="Aptos" w:hAnsi="Aptos"/>
                <w:b/>
                <w:sz w:val="18"/>
              </w:rPr>
              <w:t>Cohorte</w:t>
            </w:r>
          </w:p>
        </w:tc>
        <w:tc>
          <w:tcPr>
            <w:tcW w:type="dxa" w:w="4393"/>
          </w:tcPr>
          <w:p>
            <w:r/>
            <w:r>
              <w:rPr>
                <w:rFonts w:ascii="Aptos" w:hAnsi="Aptos"/>
                <w:b w:val="0"/>
                <w:sz w:val="18"/>
              </w:rPr>
              <w:t>12 pacientes · 560 noches in_quality</w:t>
            </w:r>
          </w:p>
        </w:tc>
      </w:tr>
      <w:tr>
        <w:tc>
          <w:tcPr>
            <w:tcW w:type="dxa" w:w="4393"/>
          </w:tcPr>
          <w:p>
            <w:r/>
            <w:r>
              <w:rPr>
                <w:rFonts w:ascii="Aptos" w:hAnsi="Aptos"/>
                <w:b/>
                <w:sz w:val="18"/>
              </w:rPr>
              <w:t>Cohorte estricta (modelos)</w:t>
            </w:r>
          </w:p>
        </w:tc>
        <w:tc>
          <w:tcPr>
            <w:tcW w:type="dxa" w:w="4393"/>
          </w:tcPr>
          <w:p>
            <w:r/>
            <w:r>
              <w:rPr>
                <w:rFonts w:ascii="Aptos" w:hAnsi="Aptos"/>
                <w:b w:val="0"/>
                <w:sz w:val="18"/>
              </w:rPr>
              <w:t>8 pacientes · 540 noches · LOPO-CV</w:t>
            </w:r>
          </w:p>
        </w:tc>
      </w:tr>
      <w:tr>
        <w:tc>
          <w:tcPr>
            <w:tcW w:type="dxa" w:w="4393"/>
          </w:tcPr>
          <w:p>
            <w:r/>
            <w:r>
              <w:rPr>
                <w:rFonts w:ascii="Aptos" w:hAnsi="Aptos"/>
                <w:b/>
                <w:sz w:val="18"/>
              </w:rPr>
              <w:t>Corpus de eventos</w:t>
            </w:r>
          </w:p>
        </w:tc>
        <w:tc>
          <w:tcPr>
            <w:tcW w:type="dxa" w:w="4393"/>
          </w:tcPr>
          <w:p>
            <w:r/>
            <w:r>
              <w:rPr>
                <w:rFonts w:ascii="Aptos" w:hAnsi="Aptos"/>
                <w:b w:val="0"/>
                <w:sz w:val="18"/>
              </w:rPr>
              <w:t>85.277 EDOs con morfotipo (de 85.286 detectados)</w:t>
            </w:r>
          </w:p>
        </w:tc>
      </w:tr>
      <w:tr>
        <w:tc>
          <w:tcPr>
            <w:tcW w:type="dxa" w:w="4393"/>
          </w:tcPr>
          <w:p>
            <w:r/>
            <w:r>
              <w:rPr>
                <w:rFonts w:ascii="Aptos" w:hAnsi="Aptos"/>
                <w:b/>
                <w:sz w:val="18"/>
              </w:rPr>
              <w:t>Morfotipos C1–C5</w:t>
            </w:r>
          </w:p>
        </w:tc>
        <w:tc>
          <w:tcPr>
            <w:tcW w:type="dxa" w:w="4393"/>
          </w:tcPr>
          <w:p>
            <w:r/>
            <w:r>
              <w:rPr>
                <w:rFonts w:ascii="Aptos" w:hAnsi="Aptos"/>
                <w:b w:val="0"/>
                <w:sz w:val="18"/>
              </w:rPr>
              <w:t>64,7 / 25,0 / 4,3 / 5,0 / 1,0 %  ·  C4+C5 = 6,0 %</w:t>
            </w:r>
          </w:p>
        </w:tc>
      </w:tr>
      <w:tr>
        <w:tc>
          <w:tcPr>
            <w:tcW w:type="dxa" w:w="4393"/>
          </w:tcPr>
          <w:p>
            <w:r/>
            <w:r>
              <w:rPr>
                <w:rFonts w:ascii="Aptos" w:hAnsi="Aptos"/>
                <w:b/>
                <w:sz w:val="18"/>
              </w:rPr>
              <w:t>Carga hipóxica C4+C5</w:t>
            </w:r>
          </w:p>
        </w:tc>
        <w:tc>
          <w:tcPr>
            <w:tcW w:type="dxa" w:w="4393"/>
          </w:tcPr>
          <w:p>
            <w:r/>
            <w:r>
              <w:rPr>
                <w:rFonts w:ascii="Aptos" w:hAnsi="Aptos"/>
                <w:b w:val="0"/>
                <w:sz w:val="18"/>
              </w:rPr>
              <w:t>23,8 % del total (vs 6,0 % de prevalencia)</w:t>
            </w:r>
          </w:p>
        </w:tc>
      </w:tr>
      <w:tr>
        <w:tc>
          <w:tcPr>
            <w:tcW w:type="dxa" w:w="4393"/>
          </w:tcPr>
          <w:p>
            <w:r/>
            <w:r>
              <w:rPr>
                <w:rFonts w:ascii="Aptos" w:hAnsi="Aptos"/>
                <w:b/>
                <w:sz w:val="18"/>
              </w:rPr>
              <w:t>ARI de C5 (gradiente inverso)</w:t>
            </w:r>
          </w:p>
        </w:tc>
        <w:tc>
          <w:tcPr>
            <w:tcW w:type="dxa" w:w="4393"/>
          </w:tcPr>
          <w:p>
            <w:r/>
            <w:r>
              <w:rPr>
                <w:rFonts w:ascii="Aptos" w:hAnsi="Aptos"/>
                <w:b w:val="0"/>
                <w:sz w:val="18"/>
              </w:rPr>
              <w:t>0,423 ± 0,104</w:t>
            </w:r>
          </w:p>
        </w:tc>
      </w:tr>
      <w:tr>
        <w:tc>
          <w:tcPr>
            <w:tcW w:type="dxa" w:w="4393"/>
          </w:tcPr>
          <w:p>
            <w:r/>
            <w:r>
              <w:rPr>
                <w:rFonts w:ascii="Aptos" w:hAnsi="Aptos"/>
                <w:b/>
                <w:sz w:val="18"/>
              </w:rPr>
              <w:t>ARI ⊥ severidad del evento</w:t>
            </w:r>
          </w:p>
        </w:tc>
        <w:tc>
          <w:tcPr>
            <w:tcW w:type="dxa" w:w="4393"/>
          </w:tcPr>
          <w:p>
            <w:r/>
            <w:r>
              <w:rPr>
                <w:rFonts w:ascii="Aptos" w:hAnsi="Aptos"/>
                <w:b w:val="0"/>
                <w:sz w:val="18"/>
              </w:rPr>
              <w:t>ρ(ARI, drop_pct) = 0,035</w:t>
            </w:r>
          </w:p>
        </w:tc>
      </w:tr>
      <w:tr>
        <w:tc>
          <w:tcPr>
            <w:tcW w:type="dxa" w:w="4393"/>
          </w:tcPr>
          <w:p>
            <w:r/>
            <w:r>
              <w:rPr>
                <w:rFonts w:ascii="Aptos" w:hAnsi="Aptos"/>
                <w:b/>
                <w:sz w:val="18"/>
              </w:rPr>
              <w:t>Estabilidad del ARI</w:t>
            </w:r>
          </w:p>
        </w:tc>
        <w:tc>
          <w:tcPr>
            <w:tcW w:type="dxa" w:w="4393"/>
          </w:tcPr>
          <w:p>
            <w:r/>
            <w:r>
              <w:rPr>
                <w:rFonts w:ascii="Aptos" w:hAnsi="Aptos"/>
                <w:b w:val="0"/>
                <w:sz w:val="18"/>
              </w:rPr>
              <w:t>ICC(1,1) = 0,69 / 0,74</w:t>
            </w:r>
          </w:p>
        </w:tc>
      </w:tr>
      <w:tr>
        <w:tc>
          <w:tcPr>
            <w:tcW w:type="dxa" w:w="4393"/>
          </w:tcPr>
          <w:p>
            <w:r/>
            <w:r>
              <w:rPr>
                <w:rFonts w:ascii="Aptos" w:hAnsi="Aptos"/>
                <w:b/>
                <w:sz w:val="18"/>
              </w:rPr>
              <w:t>PAC States</w:t>
            </w:r>
          </w:p>
        </w:tc>
        <w:tc>
          <w:tcPr>
            <w:tcW w:type="dxa" w:w="4393"/>
          </w:tcPr>
          <w:p>
            <w:r/>
            <w:r>
              <w:rPr>
                <w:rFonts w:ascii="Aptos" w:hAnsi="Aptos"/>
                <w:b w:val="0"/>
                <w:sz w:val="18"/>
              </w:rPr>
              <w:t>S (K=7, 30 s) · M (K=5, 5 min) · L (K=4, 30 min)</w:t>
            </w:r>
          </w:p>
        </w:tc>
      </w:tr>
      <w:tr>
        <w:tc>
          <w:tcPr>
            <w:tcW w:type="dxa" w:w="4393"/>
          </w:tcPr>
          <w:p>
            <w:r/>
            <w:r>
              <w:rPr>
                <w:rFonts w:ascii="Aptos" w:hAnsi="Aptos"/>
                <w:b/>
                <w:sz w:val="18"/>
              </w:rPr>
              <w:t>Especialización funcional</w:t>
            </w:r>
          </w:p>
        </w:tc>
        <w:tc>
          <w:tcPr>
            <w:tcW w:type="dxa" w:w="4393"/>
          </w:tcPr>
          <w:p>
            <w:r/>
            <w:r>
              <w:rPr>
                <w:rFonts w:ascii="Aptos" w:hAnsi="Aptos"/>
                <w:b w:val="0"/>
                <w:sz w:val="18"/>
              </w:rPr>
              <w:t>S4→ODI3 +0,691 · M1→T90 +0,744 · S5→ARI +0,637 · L0→T90 +0,705</w:t>
            </w:r>
          </w:p>
        </w:tc>
      </w:tr>
      <w:tr>
        <w:tc>
          <w:tcPr>
            <w:tcW w:type="dxa" w:w="4393"/>
          </w:tcPr>
          <w:p>
            <w:r/>
            <w:r>
              <w:rPr>
                <w:rFonts w:ascii="Aptos" w:hAnsi="Aptos"/>
                <w:b/>
                <w:sz w:val="18"/>
              </w:rPr>
              <w:t>Acoplamiento (V de Cramér)</w:t>
            </w:r>
          </w:p>
        </w:tc>
        <w:tc>
          <w:tcPr>
            <w:tcW w:type="dxa" w:w="4393"/>
          </w:tcPr>
          <w:p>
            <w:r/>
            <w:r>
              <w:rPr>
                <w:rFonts w:ascii="Aptos" w:hAnsi="Aptos"/>
                <w:b w:val="0"/>
                <w:sz w:val="18"/>
              </w:rPr>
              <w:t>0,356 / 0,231 / 0,196 (S/M/L)</w:t>
            </w:r>
          </w:p>
        </w:tc>
      </w:tr>
      <w:tr>
        <w:tc>
          <w:tcPr>
            <w:tcW w:type="dxa" w:w="4393"/>
          </w:tcPr>
          <w:p>
            <w:r/>
            <w:r>
              <w:rPr>
                <w:rFonts w:ascii="Aptos" w:hAnsi="Aptos"/>
                <w:b/>
                <w:sz w:val="18"/>
              </w:rPr>
              <w:t>RR de evento severo</w:t>
            </w:r>
          </w:p>
        </w:tc>
        <w:tc>
          <w:tcPr>
            <w:tcW w:type="dxa" w:w="4393"/>
          </w:tcPr>
          <w:p>
            <w:r/>
            <w:r>
              <w:rPr>
                <w:rFonts w:ascii="Aptos" w:hAnsi="Aptos"/>
                <w:b w:val="0"/>
                <w:sz w:val="18"/>
              </w:rPr>
              <w:t>S6 4,9× · M1 3,3× · L0 2,0× (marginal 5,73 %)</w:t>
            </w:r>
          </w:p>
        </w:tc>
      </w:tr>
      <w:tr>
        <w:tc>
          <w:tcPr>
            <w:tcW w:type="dxa" w:w="4393"/>
          </w:tcPr>
          <w:p>
            <w:r/>
            <w:r>
              <w:rPr>
                <w:rFonts w:ascii="Aptos" w:hAnsi="Aptos"/>
                <w:b/>
                <w:sz w:val="18"/>
              </w:rPr>
              <w:t>PCA features nocturnas (21)</w:t>
            </w:r>
          </w:p>
        </w:tc>
        <w:tc>
          <w:tcPr>
            <w:tcW w:type="dxa" w:w="4393"/>
          </w:tcPr>
          <w:p>
            <w:r/>
            <w:r>
              <w:rPr>
                <w:rFonts w:ascii="Aptos" w:hAnsi="Aptos"/>
                <w:b w:val="0"/>
                <w:sz w:val="18"/>
              </w:rPr>
              <w:t>PC1 = 36,7 %</w:t>
            </w:r>
          </w:p>
        </w:tc>
      </w:tr>
      <w:tr>
        <w:tc>
          <w:tcPr>
            <w:tcW w:type="dxa" w:w="4393"/>
          </w:tcPr>
          <w:p>
            <w:r/>
            <w:r>
              <w:rPr>
                <w:rFonts w:ascii="Aptos" w:hAnsi="Aptos"/>
                <w:b/>
                <w:sz w:val="18"/>
              </w:rPr>
              <w:t>AUC clasificación de noche</w:t>
            </w:r>
          </w:p>
        </w:tc>
        <w:tc>
          <w:tcPr>
            <w:tcW w:type="dxa" w:w="4393"/>
          </w:tcPr>
          <w:p>
            <w:r/>
            <w:r>
              <w:rPr>
                <w:rFonts w:ascii="Aptos" w:hAnsi="Aptos"/>
                <w:b w:val="0"/>
                <w:sz w:val="18"/>
              </w:rPr>
              <w:t>0,905 (LR, pooled; 5/8 folds evaluables)</w:t>
            </w:r>
          </w:p>
        </w:tc>
      </w:tr>
      <w:tr>
        <w:tc>
          <w:tcPr>
            <w:tcW w:type="dxa" w:w="4393"/>
          </w:tcPr>
          <w:p>
            <w:r/>
            <w:r>
              <w:rPr>
                <w:rFonts w:ascii="Aptos" w:hAnsi="Aptos"/>
                <w:b/>
                <w:sz w:val="18"/>
              </w:rPr>
              <w:t>AUC evento severo</w:t>
            </w:r>
          </w:p>
        </w:tc>
        <w:tc>
          <w:tcPr>
            <w:tcW w:type="dxa" w:w="4393"/>
          </w:tcPr>
          <w:p>
            <w:r/>
            <w:r>
              <w:rPr>
                <w:rFonts w:ascii="Aptos" w:hAnsi="Aptos"/>
                <w:b w:val="0"/>
                <w:sz w:val="18"/>
              </w:rPr>
              <w:t>0,878 (LightGBM)</w:t>
            </w:r>
          </w:p>
        </w:tc>
      </w:tr>
      <w:tr>
        <w:tc>
          <w:tcPr>
            <w:tcW w:type="dxa" w:w="4393"/>
          </w:tcPr>
          <w:p>
            <w:r/>
            <w:r>
              <w:rPr>
                <w:rFonts w:ascii="Aptos" w:hAnsi="Aptos"/>
                <w:b/>
                <w:sz w:val="18"/>
              </w:rPr>
              <w:t>AUC predicción prospectiva (H = 5 min)</w:t>
            </w:r>
          </w:p>
        </w:tc>
        <w:tc>
          <w:tcPr>
            <w:tcW w:type="dxa" w:w="4393"/>
          </w:tcPr>
          <w:p>
            <w:r/>
            <w:r>
              <w:rPr>
                <w:rFonts w:ascii="Aptos" w:hAnsi="Aptos"/>
                <w:b w:val="0"/>
                <w:sz w:val="18"/>
              </w:rPr>
              <w:t>0,821</w:t>
            </w:r>
          </w:p>
        </w:tc>
      </w:tr>
      <w:tr>
        <w:tc>
          <w:tcPr>
            <w:tcW w:type="dxa" w:w="4393"/>
          </w:tcPr>
          <w:p>
            <w:r/>
            <w:r>
              <w:rPr>
                <w:rFonts w:ascii="Aptos" w:hAnsi="Aptos"/>
                <w:b/>
                <w:sz w:val="18"/>
              </w:rPr>
              <w:t>Risk Score — medianas N/L/M/S</w:t>
            </w:r>
          </w:p>
        </w:tc>
        <w:tc>
          <w:tcPr>
            <w:tcW w:type="dxa" w:w="4393"/>
          </w:tcPr>
          <w:p>
            <w:r/>
            <w:r>
              <w:rPr>
                <w:rFonts w:ascii="Aptos" w:hAnsi="Aptos"/>
                <w:b w:val="0"/>
                <w:sz w:val="18"/>
              </w:rPr>
              <w:t>29,2 / 29,4 / 72,9 / 81,0</w:t>
            </w:r>
          </w:p>
        </w:tc>
      </w:tr>
    </w:tbl>
    <w:p>
      <w:r>
        <w:rPr>
          <w:rFonts w:ascii="Aptos" w:hAnsi="Aptos"/>
          <w:i/>
          <w:color w:val="666666"/>
          <w:sz w:val="16"/>
        </w:rPr>
        <w:t>Nota. Todas las cifras se verificaron de forma independiente contra el Gold (gold/*.parquet) y los notebooks NB01–NB08 (Junio 2026).</w:t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01  Introducción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1.8. Técnicas de ciencia de datos y aprendizaje automático aplicadas en el Proyecto PAC.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6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Técnica / 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Rol en el proyecto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Categoría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Capítulos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Correlación intraclase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 de la reproducibilidad noche a noche de las métricas fisiológicas por paciente.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3 y 4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Correlación de Spearman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Análisis de asociación entre variables fisiológicas y clínicas. Evaluación de la independencia parcial del ARI.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4 y 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Chi-cuadrado y V de Cramér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Cuantificación de la asociación entre estados PAC y morfotipos en las tres escalas.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Análisis de calibración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Verificación de la correspondencia entre probabilidades predichas y frecuencia real.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Bootstrap e 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Estimación de la incertidumbre en métricas de riesgo relativo y estabilidad en muestras pequeñas.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5 y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K-Medias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Identificación de morfotipos C1–C5 sobre curvas SpO₂ y construcción de PAC States.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4 y 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Reducción de dimensionalidad para la matriz de variables nocturnas y curvas de eventos.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4, 5 y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Análisis de silueta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Criterio cuantitativo para la selección del K óptimo en el fenotipado.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4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Agrupamiento trayectorias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Identificación de arquetipos de organización nocturna sobre vectores dinámicos.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Cadenas de Markov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Modelado de probabilidades de transición entre estados PAC. Atractores y resiliencia.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Modelos dinámicos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5 y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Acoplamiento temporal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Cuantificación de la fracción de eventos severos en estados PAC patológicos.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Series temporales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Ventanas deslizantes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Construcción del dataset de predicción prospectiva (ventanas de 30 s) para NB08.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Series temporales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LightGBM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Predicción de severidad del evento individual y predicción prospectiva NB08.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6 y 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Regresión logística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Clasificación de riesgo nocturno sobre la matriz de variables de noche.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Bosque aleatorio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Modelo de referencia para la clasificación de severidad nocturna.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LOPO-CV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Esquema de validación estricta que deja un paciente fuera en cada fold.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6 y 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ROC y precisión-exhaustividad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 del poder discriminativo y definición de umbrales operacionales.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6 y 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Análisis de interpretabilidad del clasificador de riesgo nocturno.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Interpretabilidad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Ablación por bloques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 del aporte incremental de cada grupo de features al modelo.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Risk Score PAC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Síntesis de predicciones de evento y noche en índice integrado 0–100.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Síntesis predictiva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</w:tbl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La tabla presenta las 20 técnicas aplicadas a lo largo de la tesis, con su rol, categoría metodológica y capítulos de referencia. Esta tabla se presenta como material suplementario a la descripción de §1.8.</w:t>
      </w:r>
    </w:p>
    <w:p>
      <w:r>
        <w:br w:type="page"/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04  Fenotipado Morfológico y Reactividad Autonómica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4.3. Perfiles de frecuencia cardíaca (FC, fila A) y movimiento (MOV, fila B) por morfotipo C1–C5.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228850"/>
            <wp:effectExtent t="0" r="0" b="0" l="0"/>
            <wp:docPr id="1" name="01_perfiles_fc_mov.png" descr="01_perfiles_fc_mov.png" title="01_perfiles_fc_mo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Eje X: tiempo normalizado del evento (0–100 %). Fila A — FC (lpm): media ± IQR; Δ indica el incremento máximo respecto al valor al inicio del evento. Fila B — MOV (u.a.): media ± IQR; peak indica la amplitud máxima. Los morfotipos C3 y C4 muestran los picos de FC y MOV más pronunciados; C5 presenta los Δ más bajos pese a ser el morfotipo más severo morfológicamente.</w:t>
      </w:r>
    </w:p>
    <w:p>
      <w:pPr>
        <w:spacing w:after="60" w:before="300"/>
      </w:pPr>
      <w:r>
        <w:rPr>
          <w:rFonts w:asciiTheme="minorHAnsi" w:hAnsiTheme="minorHAnsi"/>
          <w:b/>
          <w:bCs/>
          <w:sz w:val="20"/>
          <w:szCs w:val="20"/>
        </w:rPr>
        <w:t xml:space="preserve">Figura 4.4. Distribución del ARI por morfotipo y relación con severidad morfológica.</w:t>
      </w:r>
    </w:p>
    <w:p>
      <w:pPr>
        <w:spacing w:after="80" w:before="0"/>
        <w:jc w:val="center"/>
      </w:pPr>
      <w:r>
        <w:drawing>
          <wp:inline distT="0" distB="0" distL="0" distR="0">
            <wp:extent cx="4800000" cy="3981149"/>
            <wp:effectExtent t="0" r="0" b="0" l="0"/>
            <wp:docPr id="50" name="02_ari_mediana_cluster.png" descr="Figura 4.4. Distribución del ARI por morfotipo y relación con severidad morfológica." title="Figura 4.4. Distribución del ARI por morfotipo y relación con severidad morfológic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00" cy="398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Theme="minorHAnsi" w:hAnsiTheme="minorHAnsi"/>
          <w:i/>
          <w:iCs/>
          <w:sz w:val="18"/>
          <w:szCs w:val="18"/>
        </w:rPr>
        <w:t xml:space="preserve">Nota. (A) ARI mediano con IC 95 % bootstrap por morfotipo; línea punteada: mediana global (ARI = 0,5). Los cinco morfotipos se agrupan en torno a la mediana global, sin gradiente monótono con la severidad. (B) Distribución de densidad ARI versus morfotipo sobre N = 85.277 EDOs; </w:t>
      </w:r>
      <w:del w:id="92603" w:author="Claude" w:date="2026-06-07T12:00:00Z">
        <w:r>
          <w:rPr>
            <w:rFonts w:asciiTheme="minorHAnsi" w:hAnsiTheme="minorHAnsi"/>
            <w:i/>
            <w:iCs/>
            <w:sz w:val="18"/>
            <w:szCs w:val="18"/>
          </w:rPr>
          <w:delText xml:space="preserve">ρ Spearman ≈ 0,034</w:delText>
        </w:r>
      </w:del>
      <w:ins w:id="92604" w:author="Claude" w:date="2026-06-07T12:00:00Z">
        <w:r>
          <w:rPr>
            <w:rFonts w:asciiTheme="minorHAnsi" w:hAnsiTheme="minorHAnsi"/>
            <w:i/>
            <w:iCs/>
            <w:sz w:val="18"/>
            <w:szCs w:val="18"/>
          </w:rPr>
          <w:t xml:space="preserve">ρ Spearman ≈ 0,035</w:t>
        </w:r>
      </w:ins>
      <w:r>
        <w:rPr>
          <w:rFonts w:asciiTheme="minorHAnsi" w:hAnsiTheme="minorHAnsi"/>
          <w:i/>
          <w:iCs/>
          <w:sz w:val="18"/>
          <w:szCs w:val="18"/>
        </w:rPr>
        <w:t xml:space="preserve">, confirmando la práctica independencia entre ARI y severidad morfológica.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4.5. Análisis within-stratum del ARI: diferencias entre ARI-alto y ARI-bajo dentro de cada estrato de severidad ODI3.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714500"/>
            <wp:effectExtent t="0" r="0" b="0" l="0"/>
            <wp:docPr id="1" name="03_within_stratum_ari.png" descr="03_within_stratum_ari.png" title="03_within_stratum_ar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Estratos ODI3: Leve, Moderado, Grave, Muy grave. (a) HR gain mediana; (b) fracción morfotipos severos C4+C5; (c) T90. Prueba de Mann-Whitney U con corrección de Bonferroni. *** p &lt; 0,001.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4.6. Estabilización del ODI3 con el número de noches promediadas (bootstrap, cohorte estricta, 8 pacientes).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009775"/>
            <wp:effectExtent t="0" r="0" b="0" l="0"/>
            <wp:docPr id="1" name="03_odi3_estabilidad_multinoche.png" descr="03_odi3_estabilidad_multinoche.png" title="03_odi3_estabilidad_multinoch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(A) MAE (ev/h) del ODI3 vs número de noches; banda sombreada: IQR bootstrap (300 iteraciones). Umbral operacional MAE = 2 ev/h alcanzado aproximadamente a las 4 noches. (B) ICC(1,1) vs número de noches (0,70 → 0,98 en 14 noches).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4.7. Validación multi-noche del ARI: MAE bootstrap y análisis de concordancia Bland-Altman.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476625"/>
            <wp:effectExtent t="0" r="0" b="0" l="0"/>
            <wp:docPr id="1" name="03_ari_bland_altman.png" descr="03_ari_bland_altman.png" title="03_ari_bland_altm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(A) MAE bootstrap (IC 95 %) del ARI paciente-nivel vs número de noches; umbral operacional ARI = 0,05. El MAE desciende por debajo de 0,01 desde las primeras noches. (B) Bland-Altman: sesgo = 0,001; LoA ± 0,097. La variabilidad residual es homogénea en todo el rango del ARI.</w:t>
      </w:r>
    </w:p>
    <w:p>
      <w:pPr>
        <w:spacing w:after="60" w:befor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4.3. Correspondencia entre morfotipos escalares (α–κ, K = 10) y morfotipos de curva (C1–C5).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100"/>
        <w:gridCol w:w="2300"/>
        <w:gridCol w:w="36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Morf. escalar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 eventos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C4+C5 (%)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Alineación principal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Perfil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β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51.801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0,0 %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C1 (87,4 %)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Dominante subcrítico — 60,8 % del corpus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γ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8.590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1,0 %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C1 (61,7 %), C2 (34,8 %)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C1/C2 mixto — baja carga hipóxica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η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7.286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1,2 %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C2 (58,6 %), C1 (35,6 %)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Leve-moderado con buena recuperación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κ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6.739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17,1 %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C2 (60,1 %), C4 (17,0 %)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C2 dominante con fracción severa moderada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4.675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29,1 %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C2 (37,1 %), C3 (30,1 %)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Mixto severo-moderado; fronteras difusas C2/C3/C4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ζ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3.698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24,0 %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C2 (46,4 %), C4 (23,1 %)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Mixto moderado-severo; contribución severa relevante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ε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548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20,6 %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C3 (68,2 %)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Predominio C3 — severo agudo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ι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68,2 %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C4 (48,3 %), C5 (19,9 %)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Severo C4/C5 — alta tasa de eventos críticos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θ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1.597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71,1 %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C4 (39,7 %), C5 (31,4 %)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Severo mixto C4/C5 — segundo concentrador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δ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94,7 %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C5 (82,5 %), C4 (17,5 %)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Concentrador máximo de C5 — morfotipo de mayor pureza severa</w:t>
            </w:r>
          </w:p>
        </w:tc>
      </w:tr>
    </w:tbl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N = 85.286 EDOs. C4+C5 (%): fracción de eventos del morfotipo escalar alineados con morfotipos severos de curva. δ y θ concentran la mayor pureza de morfotipos severos C4/C5.</w:t>
      </w:r>
    </w:p>
    <w:p>
      <w:r>
        <w:br w:type="page"/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05  PAC States y Caracterización Multiescala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5.1. Estabilidad del ARI nocturno por paciente a lo largo de las noches monitoreadas.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4429125"/>
            <wp:effectExtent t="0" r="0" b="0" l="0"/>
            <wp:docPr id="1" name="01_estabilidad_noche_paciente.png" descr="01_estabilidad_noche_paciente.png" title="01_estabilidad_noche_pacien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>Nota. Cada panel corresponde a un paciente (orden cronológico, solo noches quality, n = 560). Líneas horizontales: media del ARI nocturno del paciente; barras de error: IQR noche a noche. Origen: NB03.</w:t>
      </w:r>
    </w:p>
    <w:p>
      <w:pPr>
        <w:spacing w:after="60" w:before="400"/>
      </w:pPr>
      <w:r>
        <w:rPr>
          <w:rFonts w:ascii="Arial" w:cs="Arial" w:hAnsi="Arial"/>
          <w:b/>
          <w:bCs/>
          <w:sz w:val="20"/>
          <w:szCs w:val="20"/>
        </w:rPr>
        <w:t xml:space="preserve">Figura 5.2. Perfil fisiológico de los siete estados de escala S (30 s).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099998"/>
            <wp:effectExtent t="0" r="0" b="0" l="0"/>
            <wp:docPr id="10" name="04_fisiologia_por_estado_s.png" descr="04_fisiologia_por_estado_s.png" title="04_fisiologia_por_estado_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09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="Arial" w:cs="Arial" w:hAnsi="Arial"/>
          <w:i/>
          <w:iCs/>
          <w:sz w:val="18"/>
          <w:szCs w:val="18"/>
        </w:rPr>
        <w:t xml:space="preserve">Perfil medio ± IQR de SpO₂, FC y MOV para cada estado S0–S6 durante ventanas de 30 s. Los estados S4 y S5 muestran los patrones de mayor carga hipóxica y reactividad autonómica respectivamente. Origen: NB04.</w:t>
      </w:r>
    </w:p>
    <w:p>
      <w:pPr>
        <w:spacing w:after="60" w:before="400"/>
      </w:pPr>
      <w:r>
        <w:rPr>
          <w:rFonts w:ascii="Arial" w:cs="Arial" w:hAnsi="Arial"/>
          <w:b/>
          <w:bCs/>
          <w:sz w:val="20"/>
          <w:szCs w:val="20"/>
        </w:rPr>
        <w:t xml:space="preserve">Figura 5.3. Perfil fisiológico de los cinco estados de escala M (5 min).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099998"/>
            <wp:effectExtent t="0" r="0" b="0" l="0"/>
            <wp:docPr id="11" name="04_fisiologia_por_estado_m.png" descr="04_fisiologia_por_estado_m.png" title="04_fisiologia_por_estado_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09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="Arial" w:cs="Arial" w:hAnsi="Arial"/>
          <w:i/>
          <w:iCs/>
          <w:sz w:val="18"/>
          <w:szCs w:val="18"/>
        </w:rPr>
        <w:t xml:space="preserve">Perfil medio ± IQR de SpO₂, FC y MOV para cada estado M0–M4 durante ventanas de 5 min. M1 presenta la mayor correlación con T90 (ρ = +0,744) y carga hipóxica (ρ = +0,618) de todo el sistema PAC States. Origen: NB04.</w:t>
      </w:r>
    </w:p>
    <w:p>
      <w:pPr>
        <w:spacing w:after="60" w:before="400"/>
      </w:pPr>
      <w:r>
        <w:rPr>
          <w:rFonts w:ascii="Arial" w:cs="Arial" w:hAnsi="Arial"/>
          <w:b/>
          <w:bCs/>
          <w:sz w:val="20"/>
          <w:szCs w:val="20"/>
        </w:rPr>
        <w:t xml:space="preserve">Figura 5.4. Perfil fisiológico de los cuatro estados de escala L (30 min).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099998"/>
            <wp:effectExtent t="0" r="0" b="0" l="0"/>
            <wp:docPr id="12" name="04_fisiologia_por_estado_l.png" descr="04_fisiologia_por_estado_l.png" title="04_fisiologia_por_estado_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09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="Arial" w:cs="Arial" w:hAnsi="Arial"/>
          <w:i/>
          <w:iCs/>
          <w:sz w:val="18"/>
          <w:szCs w:val="18"/>
        </w:rPr>
        <w:t xml:space="preserve">Perfil medio ± IQR de SpO₂, FC y MOV para cada estado L0–L3 durante ventanas de 30 min. L0 es el polo de hipoxemia sostenida (ρ T90 = +0,705); L3 el polo de baja carga con mayor correlación con el ARI nocturno (ρ = +0,357). Origen: NB04.</w:t>
      </w:r>
    </w:p>
    <w:p>
      <w:pPr>
        <w:spacing w:after="60" w:before="400"/>
      </w:pPr>
      <w:r>
        <w:rPr>
          <w:rFonts w:ascii="Arial" w:cs="Arial" w:hAnsi="Arial"/>
          <w:b/>
          <w:bCs/>
          <w:sz w:val="20"/>
          <w:szCs w:val="20"/>
        </w:rPr>
        <w:t xml:space="preserve">Figura 5.5. Mapa de correlaciones de Spearman entre features nocturnas multiescala (S + M + L).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829654"/>
            <wp:effectExtent t="0" r="0" b="0" l="0"/>
            <wp:docPr id="13" name="04_correlaciones_multiescala_completo.png" descr="04_correlaciones_multiescala_completo.png" title="04_correlaciones_multiescala_comple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82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="Arial" w:cs="Arial" w:hAnsi="Arial"/>
          <w:i/>
          <w:iCs/>
          <w:sz w:val="18"/>
          <w:szCs w:val="18"/>
        </w:rPr>
        <w:t xml:space="preserve">Correlaciones de Spearman entre las 15 fracciones de estado PAC (frac_s_S0–S5, frac_m_M0–M4, frac_l_L0–L3) y los índices nocturnos (ODI3, T90, ARI, HB₃). La especialización funcional S4→frecuencia, M1→carga hipóxica, S5→reactividad autonómica emerge del patrón de correlaciones. Origen: NB04, n = 560 noches.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5.6. PCA multiescala y fenotipos nocturnos (K = 3). Proyección de 560 noches quality en el plano PC1–PC2.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4105275"/>
            <wp:effectExtent t="0" r="0" b="0" l="0"/>
            <wp:docPr id="1" name="04_pca_clusters_multiescala.png" descr="04_pca_clusters_multiescala.png" title="04_pca_clusters_multiesca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>Nota. PC1 = 36,7 % (loadings dominantes: frac_s_S2, frac_s_S1, frac_m_M0); PC2 = 12,1 %. Los tres clusters se superponen parcialmente en PC1–PC2; la separación es más clara en dimensiones superiores. Origen: NB04.</w:t>
      </w:r>
    </w:p>
    <w:p>
      <w:r>
        <w:br w:type="page"/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06  Modelado Predictivo Basado en PAC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6.10. Distribución condicional P(morfotipo | estado PAC) en las tres escalas.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838325"/>
            <wp:effectExtent t="0" r="0" b="0" l="0"/>
            <wp:docPr id="1" name="05A_01_prob_morph_dado_estado.png" descr="05A_01_prob_morph_dado_estado.png" title="05A_01_prob_morph_dado_esta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Los estados patológicos (S6, M1, L0) concentran una proporción marcadamente superior de morfotipos C4 o C5. V de Cramér: S = 0,355; M = 0,229; L = 0,194. Origen: NB05, Sección 2. n = 83.892 eventos, 12 pacientes.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647825"/>
            <wp:effectExtent t="0" r="0" b="0" l="0"/>
            <wp:docPr id="1" name="05B_03_riesgo_relativo_multiscala.png" descr="05B_03_riesgo_relativo_multiscala.png" title="05B_03_riesgo_relativo_multisca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>Nota. Los estados patológicos S6, M1 y L0 presentan los RR más elevados (4,9×, 3,3× y 2,0× respectivamente). La magnitud del RR decrece con la escala temporal. P(severo) marginal = 5,73 %. Origen: NB05, Sección 2.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105150"/>
            <wp:effectExtent t="0" r="0" b="0" l="0"/>
            <wp:docPr id="1" name="cap06_concepto_coupling_index.png" descr="cap06_concepto_coupling_index.png" title="cap06_concepto_coupling_inde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El estado fisiológico activo en los 5 minutos previos al evento predice la morfología de la caída de SpO₂. P(severo | M0) &lt; 2 %; P(severo | M1) ~ 19,6 %. V de Cramér escala M = 0,229 (NB05, 83.892 eventos).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6.11. Coupling Index (CI) en las tres escalas temporales (n = 560 noches).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752600"/>
            <wp:effectExtent t="0" r="0" b="0" l="0"/>
            <wp:docPr id="1" name="05A_04_coupling_multiscala.png" descr="05A_04_coupling_multiscala.png" title="05A_04_coupling_multisca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Cada punto representa una noche. Independencia entre ci_s y ci_m (r = 0,066); correlación moderada entre ci_m y ci_l (r = 0,291). Las tres escalas capturan dimensiones no redundantes del riesgo nocturno. Origen: NB05, Sección 3.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6.12. Resiliencia fisiológica post-evento en las tres escalas temporales.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752600"/>
            <wp:effectExtent t="0" r="0" b="0" l="0"/>
            <wp:docPr id="1" name="05B_04_resiliencia_multiscala.png" descr="05B_04_resiliencia_multiscala.png" title="05B_04_resiliencia_multisca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Fracción de eventos severos en estado patológico seguidos de retorno protector (resiliente) vs. persistencia patológica (colapsado). Gradiente 43,3 % → 12,3 % → 1,3 % (S/M/L). n = 4.602 eventos C4+C5. Origen: NB05, Sección 4.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438400"/>
            <wp:effectExtent t="0" r="0" b="0" l="0"/>
            <wp:docPr id="1" name="cap06_noches_contrastadas.png" descr="cap06_noches_contrastadas.png" title="cap06_noches_contrastad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La distribución de eventos en zonas protectoras (verde) o patológicas (rojo) determina el CI. El ODI3 no distingue estos perfiles; el CI sí. Valores ilustrativos consistentes con la distribución empírica del corpus (NB05 §3).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6.13. Matrices de transición Markoviana de los PAC States en las tres escalas.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638300"/>
            <wp:effectExtent t="0" r="0" b="0" l="0"/>
            <wp:docPr id="1" name="05B_01_markov_transicion.png" descr="05B_01_markov_transicion.png" title="05B_01_markov_transic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La intensidad del color representa la probabilidad de transición del estado fila al estado columna. Los atractores (S1, M0, L3) presentan alta probabilidad de auto-transición. Transiciones: S = 462.519; M = 45.900; L = 7.196. Origen: NB05, Sección 5.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105150"/>
            <wp:effectExtent t="0" r="0" b="0" l="0"/>
            <wp:docPr id="1" name="cap06_concepto_resiliencia.png" descr="cap06_concepto_resiliencia.png" title="cap06_concepto_resilienc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Tras un evento severo (C4/C5), la probabilidad de retornar a estado protector (resiliencia) cae a distintas velocidades: 43,3 % a los 30 s (S), 12,3 % a los 5 min (M), 1,3 % a los 30 min (L). La probabilidad de permanecer en estado patológico (colapsado) es 40,2 % (S), 80,4 % (M) y 74,5 % (L). Porcentajes calculados sobre corpus de 560 noches (NB05 §4).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6.14. Trayectorias nocturnas en el espacio PCA, coloreadas por fenotipo dinámico PAC.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571750"/>
            <wp:effectExtent t="0" r="0" b="0" l="0"/>
            <wp:docPr id="1" name="05B_05_trayectorias_nocturnas.png" descr="05B_05_trayectorias_nocturnas.png" title="05B_05_trayectorias_nocturn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>Nota. PC1 (33,6 %): gradiente de carga hipóxica / respuesta autonómica; PC2 (23,6 %): gradiente de dinamismo. El fenotipo Carga Hipóxica Alta se localiza en el extremo negativo de PC1 con baja variabilidad. n = 513 noches, 12 pacientes. Origen: NB05, Sección 6.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6.15. Curvas ROC y Precision-Recall: LightGBM vs. regresión logística basal (NB07 Bloque B).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333625"/>
            <wp:effectExtent t="0" r="0" b="0" l="0"/>
            <wp:docPr id="1" name="06B_01_roc_pr_evento.png" descr="06B_01_roc_pr_evento.png" title="06B_01_roc_pr_even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AUC = 0,878 (LightGBM) vs. 0,743 (LR). AP = 0,240 vs. 0,164. Baseline AP = 5,56 %. n = 76.053 eventos, 8 pacientes, LOPO-CV. Origen: NB07, Bloque B.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343150"/>
            <wp:effectExtent t="0" r="0" b="0" l="0"/>
            <wp:docPr id="1" name="06C_01_roc_clasificacion_noche.png" descr="06C_01_roc_clasificacion_noche.png" title="06C_01_roc_clasificacion_noch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Logística: AUC = 0,905, AP = 0,834. Random Forest: AUC = 0,777, AP = 0,633. Baseline AP = 0,348. n = 540 noches, 8 pacientes. AUC global calculado sobre pool de folds con ambas clases presentes (4 de 8 pacientes). Origen: NB07, Bloque C.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152650"/>
            <wp:effectExtent t="0" r="0" b="0" l="0"/>
            <wp:docPr id="1" name="06D_01_risk_score_por_tier.png" descr="06D_01_risk_score_por_tier.png" title="06D_01_risk_score_por_ti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del w:id="90027" w:author="Claude" w:date="2026-06-07T12:00:00Z">
        <w:r>
          <w:rPr>
            <w:rFonts w:ascii="Times New Roman" w:cs="Times New Roman" w:eastAsia="Times New Roman" w:hAnsi="Times New Roman"/>
            <w:i/>
            <w:iCs/>
            <w:sz w:val="20"/>
            <w:szCs w:val="20"/>
          </w:rPr>
          <w:delText xml:space="preserve">Medianas: 25,6 (Normal) / 31,6 (Leve) / 72,2 (Moderado) / 80,8 (Severo). El 100 % de las Severas superan el umbral 60; el 74,3 % de las Moderadas; el 11,7 % de las Leves; el 0 % de las Normales. n = 540 noches.</w:delText>
        </w:r>
      </w:del>
      <w:ins w:id="90028" w:author="Claude" w:date="2026-06-07T12:00:00Z">
        <w:r>
          <w:rPr>
            <w:rFonts w:ascii="Times New Roman" w:cs="Times New Roman" w:eastAsia="Times New Roman" w:hAnsi="Times New Roman"/>
            <w:i/>
            <w:iCs/>
            <w:sz w:val="20"/>
            <w:szCs w:val="20"/>
          </w:rPr>
          <w:t xml:space="preserve">Medianas: 29,2 (Normal) / 29,4 (Leve) / 72,9 (Moderado) / 81,0 (Severo). El 100 % de las Severas superan el umbral 60; el 77,6 % de las Moderadas; el 9,0 % de las Leves; el 0 % de las Normales. n = 494 noches.</w:t>
        </w:r>
      </w:ins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Origen: NB07, Bloque D.</w:t>
      </w:r>
    </w:p>
    <w:p>
      <w:r>
        <w:br w:type="page"/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08  Predicción Prospectiva con Horizonte Temporal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8.1. Dataset de ventanas: características del corpus (NB08).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152650"/>
            <wp:effectExtent t="0" r="0" b="0" l="0"/>
            <wp:docPr id="1" name="08A_exploratorio.png" descr="08A_exploratorio.png" title="08A_explorator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Panel izquierdo: prevalencia de ventanas con C4/C5 por horizonte (3,74 % → 18,89 %). Panel derecho: distribución del ci_sofar en ventanas positivas vs. negativas (H = 5 min). n = 452.955 ventanas, 8 pacientes.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8.2. Rendimiento discriminativo por horizonte — AUC y AP vs. lead time (NB08, LightGBM LOPO-CV).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095500"/>
            <wp:effectExtent t="0" r="0" b="0" l="0"/>
            <wp:docPr id="1" name="08B_auc_vs_lead_time.png" descr="08B_auc_vs_lead_time.png" title="08B_auc_vs_lead_ti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Panel izquierdo: AUC-ROC y AP por horizonte (LightGBM vs. Logística). Panel central: curvas ROC por horizonte. Panel derecho: tabla resumen. H = 5 min óptimo: AUC = 0,821, AP = 0,326.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8.3. Importancia de features LightGBM por horizonte (gain, modelo completo).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552575"/>
            <wp:effectExtent t="0" r="0" b="0" l="0"/>
            <wp:docPr id="1" name="08C_feature_importance_por_horizonte.png" descr="08C_feature_importance_por_horizonte.png" title="08C_feature_importance_por_horizon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window_position y ci_sofar dominan la importancia en todos los horizontes. El ranking de los cinco primeros features no cambia entre H = 2 min y H = 15 min.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8.4. AUC por paciente y horizonte (LOPO-CV, LightGBM).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924300"/>
            <wp:effectExtent t="0" r="0" b="0" l="0"/>
            <wp:docPr id="1" name="08E_auc_por_paciente.png" descr="08E_auc_por_paciente.png" title="08E_auc_por_pacien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Mapa de calor de AUC para los 8 pacientes × 4 horizontes. Todos los AUC &gt; 0,73. El Paciente 314 (mayor AUC, menor prevalencia) ilustra la ortogonalidad entre discriminación y prevalencia.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8.5. Análisis operacional: umbral clínico por horizonte (LightGBM, LOPO-CV).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552575"/>
            <wp:effectExtent t="0" r="0" b="0" l="0"/>
            <wp:docPr id="1" name="08D_umbral_operacional.png" descr="08D_umbral_operacional.png" title="08D_umbral_operacio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Curvas de sensibilidad y especificidad en función del umbral de clasificación para los cuatro horizontes. La línea punteada indica el umbral de Youden. H = 5 min: Youden = 0,46, Sens = 0,75, Spec = 0,74.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8.6. Perfil de riesgo temporal a lo largo de la noche y calibración del modelo (H = 5 min).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000250"/>
            <wp:effectExtent t="0" r="0" b="0" l="0"/>
            <wp:docPr id="1" name="08F_perfil_riesgo_temporal.png" descr="08F_perfil_riesgo_temporal.png" title="08F_perfil_riesgo_tempor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Panel izquierdo: riesgo medio predicho por decil de la noche (plano, sin pico temporal claro). Panel derecho: calibración observada vs. predicha — el modelo sobreestima ~4× (predicho ~0,34 vs. real ~0,08), consistente con el entrenamiento sin scale_pos_weight. Origen: NB08.</w:t>
      </w:r>
    </w:p>
    <w:p>
      <w:pPr>
        <w:spacing w:after="60" w:before="3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8.2. Prevalencia de la clase positiva por horizonte temporal.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2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Horizonte Δt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Ventanas positivas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Total ventanas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Prevalencia (%)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16.951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452.955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3,74 %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36.438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452.955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8,04 %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62.853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452.955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13,88 %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85.583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452.955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18,89 %</w:t>
            </w:r>
          </w:p>
        </w:tc>
      </w:tr>
    </w:tbl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El horizonte H = 5 min constituye el punto operacional óptimo. La prevalencia aumenta con el horizonte porque ventanas más alejadas tienen mayor probabilidad de que ocurra algún evento severo.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8.3. Prevalencia de la clase positiva (H = 5 min) por paciente.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Paciente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Ventanas totales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Ventanas positivas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Prevalencia (%)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21.271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6.836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32,1 %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19.205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2.368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12,3 %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53.138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2.596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4,9 %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7.561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1,6 %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80.438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3.898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4,8 %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336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115.701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8.275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7,2 %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656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90.886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7.165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7,9 %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683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64.755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5.181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8,0 %</w:t>
            </w:r>
          </w:p>
        </w:tc>
      </w:tr>
    </w:tbl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Cohorte estricta, horizonte 5 min. La variabilidad de 20× entre Pac 314 (1,6 %) y Pac 175 (32,1 %) es el principal desafío para la definición de un umbral de activación único.</w:t>
      </w:r>
    </w:p>
    <w:sectPr>
      <w:pgSz w:w="11906" w:h="16838" w:orient="portrait"/>
      <w:pgMar w:top="1701" w:right="1418" w:bottom="1701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pPr>
      <w:spacing w:after="120" w:before="4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fda86d743213620eeeaeee7e5be8201c338c8c6.png"/><Relationship Id="rId8" Type="http://schemas.openxmlformats.org/officeDocument/2006/relationships/image" Target="media/7a690b2f63fec2ce8798c4a05cf81a73a69a39c2.png"/><Relationship Id="rId9" Type="http://schemas.openxmlformats.org/officeDocument/2006/relationships/image" Target="media/11f58296809c962098887950cbf6e96f80ed1715.png"/><Relationship Id="rId10" Type="http://schemas.openxmlformats.org/officeDocument/2006/relationships/image" Target="media/d4ed5485a03019a6dafe3ee29616dfacf4a0ba40.png"/><Relationship Id="rId11" Type="http://schemas.openxmlformats.org/officeDocument/2006/relationships/image" Target="media/39c4991c887ee75d41535eb1d7fa4c7a3dcbd6a5.png"/><Relationship Id="rId12" Type="http://schemas.openxmlformats.org/officeDocument/2006/relationships/image" Target="media/fe3bd5620189943a8fe97bc2774f693a53da5565.png"/><Relationship Id="rId13" Type="http://schemas.openxmlformats.org/officeDocument/2006/relationships/image" Target="media/ac7e15e94990bee57b305d4d6bad925448f31315.png"/><Relationship Id="rId14" Type="http://schemas.openxmlformats.org/officeDocument/2006/relationships/image" Target="media/72fd25bdab5304ae152bf7327f9d3f01c2eb5a36.png"/><Relationship Id="rId15" Type="http://schemas.openxmlformats.org/officeDocument/2006/relationships/image" Target="media/02fbb8ba3dd8957eca44c399517bd90921a01994.png"/><Relationship Id="rId16" Type="http://schemas.openxmlformats.org/officeDocument/2006/relationships/image" Target="media/ec46058aedc3c582849c348d5487a3e8f7b9f115.png"/><Relationship Id="rId17" Type="http://schemas.openxmlformats.org/officeDocument/2006/relationships/image" Target="media/30ed65e704d426f7c0b6ae535a321183d9c86d0f.png"/><Relationship Id="rId18" Type="http://schemas.openxmlformats.org/officeDocument/2006/relationships/image" Target="media/6e909b0c2f438cb163026cca86228fcefbc337bf.png"/><Relationship Id="rId19" Type="http://schemas.openxmlformats.org/officeDocument/2006/relationships/image" Target="media/07b91d879430d821ce956cd93c5354177e393008.png"/><Relationship Id="rId20" Type="http://schemas.openxmlformats.org/officeDocument/2006/relationships/image" Target="media/c694904cc209bfe049d7e1de80c7011b487c761a.png"/><Relationship Id="rId21" Type="http://schemas.openxmlformats.org/officeDocument/2006/relationships/image" Target="media/ded81fafbd9a40f231b82061e73cc7b7a773c3d8.png"/><Relationship Id="rId22" Type="http://schemas.openxmlformats.org/officeDocument/2006/relationships/image" Target="media/97154eaba7412124d29613bf2a17cf2008c580ce.png"/><Relationship Id="rId23" Type="http://schemas.openxmlformats.org/officeDocument/2006/relationships/image" Target="media/6499d391afeb5fa6a87cadd8cb9ee96d7fcb9065.png"/><Relationship Id="rId24" Type="http://schemas.openxmlformats.org/officeDocument/2006/relationships/image" Target="media/e464ce922ab848cb0e82ac8c493ce24037968c19.png"/><Relationship Id="rId25" Type="http://schemas.openxmlformats.org/officeDocument/2006/relationships/image" Target="media/42f818a2575e3b1230278a483a0186edaa8672f2.png"/><Relationship Id="rId26" Type="http://schemas.openxmlformats.org/officeDocument/2006/relationships/image" Target="media/27943b05e7cda9471aa0e09eda6bcf3c13e56b24.png"/><Relationship Id="rId27" Type="http://schemas.openxmlformats.org/officeDocument/2006/relationships/image" Target="media/697a9165f74a479e9b95883f2aeba9f61a9f2655.png"/><Relationship Id="rId28" Type="http://schemas.openxmlformats.org/officeDocument/2006/relationships/image" Target="media/d38b573c6f7a6ce24fff7004606b545300e0b648.png"/><Relationship Id="rId29" Type="http://schemas.openxmlformats.org/officeDocument/2006/relationships/image" Target="media/3e1728056a56771ab902b5539b8a554b782d0ee2.png"/><Relationship Id="rId30" Type="http://schemas.openxmlformats.org/officeDocument/2006/relationships/image" Target="media/afbd58a729fdee7c19e6a1b6c37c0992cf9d81cf.png"/><Relationship Id="rId31" Type="http://schemas.openxmlformats.org/officeDocument/2006/relationships/image" Target="media/ff33894203c1de4572d33c680fb8cdb9ac5eec53.png"/><Relationship Id="rId32" Type="http://schemas.openxmlformats.org/officeDocument/2006/relationships/fontTable" Target="fontTable.xml"/><Relationship Id="rId33" Type="http://schemas.openxmlformats.org/officeDocument/2006/relationships/image" Target="media/7fcb7e5932c5177687dba0ba4c8e920fadae2042.png"/><Relationship Id="rId34" Type="http://schemas.openxmlformats.org/officeDocument/2006/relationships/image" Target="media/96977e823c78d28ed655be78034f32324a258a0e.png"/><Relationship Id="rId35" Type="http://schemas.openxmlformats.org/officeDocument/2006/relationships/image" Target="media/5e1bcf8c16b5e80de30c5de8c544001825ba4c00.png"/><Relationship Id="rId36" Type="http://schemas.openxmlformats.org/officeDocument/2006/relationships/image" Target="media/0d611002be315827990002210caaf9488f294c6f.png"/><Relationship Id="rId37" Type="http://schemas.openxmlformats.org/officeDocument/2006/relationships/image" Target="media/0c38cafd78540283a136cf26835b17b1b5c18a6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2026-06-02T20:22:43.618Z</dcterms:created>
  <dcterms:modified xsi:type="dcterms:W3CDTF">2026-06-02T20:22:43.618Z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