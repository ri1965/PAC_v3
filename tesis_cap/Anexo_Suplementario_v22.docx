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del w:id="90025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delText xml:space="preserve">Versión 16  ·  Junio 2026</w:delText>
        </w:r>
      </w:del>
      <w:ins w:id="90026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t xml:space="preserve">Versión 22  ·  Junio 2026</w:t>
        </w:r>
      </w:ins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r>
        <w:rPr>
          <w:rFonts w:ascii="Aptos" w:hAnsi="Aptos"/>
          <w:b/>
          <w:color w:val="1E3A5F"/>
          <w:sz w:val="24"/>
        </w:rPr>
        <w:t>Referencia rápida — cifras de titular del Proyecto PAC</w:t>
      </w:r>
    </w:p>
    <w:tbl>
      <w:tblPr>
        <w:tblW w:type="auto" w:w="0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ook w:firstColumn="1" w:firstRow="1" w:lastColumn="0" w:lastRow="0" w:noHBand="0" w:noVBand="1" w:val="04A0"/>
      </w:tblPr>
      <w:tblGrid>
        <w:gridCol w:w="4393"/>
        <w:gridCol w:w="4393"/>
      </w:tblGrid>
      <w:tr>
        <w:tc>
          <w:tcPr>
            <w:tcW w:type="dxa" w:w="4393"/>
            <w:shd w:val="clear" w:fill="1E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Cifra de titular</w:t>
            </w:r>
          </w:p>
        </w:tc>
        <w:tc>
          <w:tcPr>
            <w:tcW w:type="dxa" w:w="4393"/>
            <w:shd w:val="clear" w:fill="1E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 (verificado contra Gold)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Cohorte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12 pacientes · 560 noches in_quality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Cohorte estricta (modelos)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8 pacientes · 540 noches · LOPO-CV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Corpus de eventos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85.277 EDOs con morfotipo (de 85.286 detectados)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Morfotipos C1–C5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64,7 / 25,0 / 4,3 / 5,0 / 1,0 %  ·  C4+C5 = 6,0 %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Carga hipóxica C4+C5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23,8 % del total (vs 6,0 % de prevalencia)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ARI de C5 (gradiente inverso)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0,423 ± 0,104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ARI ⊥ severidad del evento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ρ(ARI, drop_pct) = 0,035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Estabilidad del ARI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ICC(1,1) = 0,69 / 0,74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PAC States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S (K=7, 30 s) · M (K=5, 5 min) · L (K=4, 30 min)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Especialización funcional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S4→ODI3 +0,691 · M1→T90 +0,744 · S5→ARI +0,637 · L0→T90 +0,705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Acoplamiento (V de Cramér)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0,356 / 0,231 / 0,196 (S/M/L)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RR de evento severo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S6 4,9× · M1 3,3× · L0 2,0× (marginal 5,73 %)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PCA features nocturnas (21)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PC1 = 36,7 %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AUC clasificación de noche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0,905 (LR, pooled; 5/8 folds evaluables)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AUC evento severo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0,878 (LightGBM)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AUC predicción prospectiva (H = 5 min)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0,821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Risk Score — medianas N/L/M/S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29,2 / 29,4 / 72,9 / 81,0</w:t>
            </w:r>
          </w:p>
        </w:tc>
      </w:tr>
    </w:tbl>
    <w:p>
      <w:r>
        <w:rPr>
          <w:rFonts w:ascii="Aptos" w:hAnsi="Aptos"/>
          <w:i/>
          <w:color w:val="666666"/>
          <w:sz w:val="16"/>
        </w:rPr>
        <w:t>Nota. Todas las cifras se verificaron de forma independiente contra el Gold (gold/*.parquet) y los notebooks NB01–NB08 (Junio 2026).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</w:t>
      </w:r>
      <w:del w:id="92603" w:author="Claude" w:date="2026-06-07T12:00:00Z">
        <w:r>
          <w:rPr>
            <w:rFonts w:asciiTheme="minorHAnsi" w:hAnsiTheme="minorHAnsi"/>
            <w:i/>
            <w:iCs/>
            <w:sz w:val="18"/>
            <w:szCs w:val="18"/>
          </w:rPr>
          <w:delText xml:space="preserve">ρ Spearman ≈ 0,034</w:delText>
        </w:r>
      </w:del>
      <w:ins w:id="92604" w:author="Claude" w:date="2026-06-07T12:00:00Z">
        <w:r>
          <w:rPr>
            <w:rFonts w:asciiTheme="minorHAnsi" w:hAnsiTheme="minorHAnsi"/>
            <w:i/>
            <w:iCs/>
            <w:sz w:val="18"/>
            <w:szCs w:val="18"/>
          </w:rPr>
          <w:t xml:space="preserve">ρ Spearman ≈ 0,035</w:t>
        </w:r>
      </w:ins>
      <w:r>
        <w:rPr>
          <w:rFonts w:asciiTheme="minorHAnsi" w:hAnsiTheme="minorHAnsi"/>
          <w:i/>
          <w:iCs/>
          <w:sz w:val="18"/>
          <w:szCs w:val="18"/>
        </w:rPr>
        <w:t xml:space="preserve">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Cada panel corresponde a un paciente (orden cronológico, solo noches quality, n = 560).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= 36,7 %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Los estados patológicos S6, M1 y L0 presentan los RR más elevados (4,9×, 3,3× y 2,0× respectivamente). La magnitud del RR decrece con la escala temporal. P(severo) marginal = 5,73 %.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0,229 (NB05, 83.892 eventos).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retornar a estado protector (resiliencia) cae a distintas velocidades: 43,3 % a los 30 s (S), 12,3 % a los 5 min (M), 1,3 % a los 30 min (L). La probabilidad de permanecer en estado patológico (colapsado) es 40,2 % (S), 80,4 % (M) y 74,5 %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(33,6 %): gradiente de carga hipóxica / respuesta autonómica; PC2 (23,6 %): gradiente de dinamismo. El fenotipo Carga Hipóxica Alta se localiza en el extremo negativo de PC1 con baja variabilidad. n = 513 noches, 12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0,905, AP = 0,834. Random Forest: AUC = 0,777, AP = 0,633. Baseline AP = 0,348. n = 540 noches, 8 pacientes. AUC global calculado sobre pool de folds con ambas clases presentes (4 de 8 pacientes).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del w:id="90027" w:author="Claude" w:date="2026-06-07T12:00:00Z">
        <w:r>
          <w:rPr>
            <w:rFonts w:ascii="Times New Roman" w:cs="Times New Roman" w:eastAsia="Times New Roman" w:hAnsi="Times New Roman"/>
            <w:i/>
            <w:iCs/>
            <w:sz w:val="20"/>
            <w:szCs w:val="20"/>
          </w:rPr>
          <w:delText xml:space="preserve">Medianas: 25,6 (Normal) / 31,6 (Leve) / 72,2 (Moderado) / 80,8 (Severo). El 100 % de las Severas superan el umbral 60; el 74,3 % de las Moderadas; el 11,7 % de las Leves; el 0 % de las Normales. n = 540 noches.</w:delText>
        </w:r>
      </w:del>
      <w:ins w:id="90028" w:author="Claude" w:date="2026-06-07T12:00:00Z">
        <w:r>
          <w:rPr>
            <w:rFonts w:ascii="Times New Roman" w:cs="Times New Roman" w:eastAsia="Times New Roman" w:hAnsi="Times New Roman"/>
            <w:i/>
            <w:iCs/>
            <w:sz w:val="20"/>
            <w:szCs w:val="20"/>
          </w:rPr>
          <w:t xml:space="preserve">Medianas: 29,2 (Normal) / 29,4 (Leve) / 72,9 (Moderado) / 81,0 (Severo). El 100 % de las Severas superan el umbral 60; el 77,6 % de las Moderadas; el 9,0 % de las Leves; el 0 % de las Normales. n = 494 noches.</w:t>
        </w:r>
      </w:ins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