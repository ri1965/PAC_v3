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4687F" w14:textId="77777777" w:rsidR="007F1B76" w:rsidRPr="00B23328" w:rsidRDefault="00000000" w:rsidP="00B23328">
      <w:pPr>
        <w:pStyle w:val="Ttulo3"/>
      </w:pPr>
      <w:r>
        <w:t>CAPÍTULO 1</w:t>
      </w:r>
    </w:p>
    <w:p w14:paraId="0939CE65" w14:textId="77777777" w:rsidR="007F1B76" w:rsidRPr="00B23328" w:rsidRDefault="00000000" w:rsidP="00B23328">
      <w:pPr>
        <w:pStyle w:val="Ttulo1"/>
      </w:pPr>
      <w:r>
        <w:t>Introducción</w:t>
      </w:r>
    </w:p>
    <w:p w14:paraId="09AFAEA5" w14:textId="77777777" w:rsidR="007F1B76" w:rsidRPr="00E51A24" w:rsidRDefault="00000000" w:rsidP="00E51A24">
      <w:pPr>
        <w:spacing w:after="400"/>
        <w:rPr>
          <w:rFonts w:asciiTheme="minorHAnsi" w:hAnsiTheme="minorHAnsi"/>
          <w:sz w:val="18"/>
          <w:szCs w:val="18"/>
        </w:rPr>
      </w:pPr>
      <w:del w:id="91015" w:author="Claude" w:date="2026-06-07T12:00:00Z">
        <w:r>
          <w:rPr>
            <w:rFonts w:asciiTheme="minorHAnsi" w:hAnsiTheme="minorHAnsi"/>
            <w:i/>
            <w:iCs/>
            <w:color w:val="666666"/>
            <w:sz w:val="18"/>
            <w:szCs w:val="18"/>
          </w:rPr>
          <w:delText xml:space="preserve">Versión 6  ·  Junio 2026</w:delText>
        </w:r>
      </w:del>
      <w:ins w:id="91016" w:author="Claude" w:date="2026-06-07T12:00:00Z">
        <w:r>
          <w:rPr>
            <w:rFonts w:asciiTheme="minorHAnsi" w:hAnsiTheme="minorHAnsi"/>
            <w:i/>
            <w:iCs/>
            <w:color w:val="666666"/>
            <w:sz w:val="18"/>
            <w:szCs w:val="18"/>
          </w:rPr>
          <w:t xml:space="preserve">Versión 12  ·  Junio 2026</w:t>
        </w:r>
      </w:ins>
    </w:p>
    <w:p w14:paraId="33CB9B07" w14:textId="77777777" w:rsidR="007F1B76" w:rsidRPr="00B23328" w:rsidRDefault="00000000" w:rsidP="00B23328">
      <w:pPr>
        <w:pStyle w:val="Ttulo2"/>
      </w:pPr>
      <w:r>
        <w:t>1.1  Problema de investigación</w:t>
      </w:r>
    </w:p>
    <w:p w14:paraId="25072008" w14:textId="35F306B5" w:rsidR="007F1B76" w:rsidRPr="00E51A24" w:rsidRDefault="00000000">
      <w:pPr>
        <w:spacing w:after="200" w:line="360" w:lineRule="auto"/>
        <w:jc w:val="both"/>
        <w:rPr>
          <w:rFonts w:asciiTheme="minorHAnsi" w:hAnsiTheme="minorHAnsi"/>
        </w:rPr>
      </w:pPr>
      <w:r>
        <w:rPr>
          <w:rFonts w:asciiTheme="minorHAnsi" w:hAnsiTheme="minorHAnsi"/>
        </w:rPr>
        <w:t>El síndrome de apnea obstructiva del sueño</w:t>
      </w:r>
      <w:r>
        <w:rPr>
          <w:rFonts w:asciiTheme="minorHAnsi" w:hAnsiTheme="minorHAnsi"/>
          <w:b/>
          <w:bCs/>
        </w:rPr>
        <w:t xml:space="preserve"> (SAOS)</w:t>
      </w:r>
      <w:r>
        <w:rPr>
          <w:rFonts w:asciiTheme="minorHAnsi" w:hAnsiTheme="minorHAnsi"/>
        </w:rPr>
        <w:t xml:space="preserve"> es uno de los trastornos respiratorios más prevalentes en adultos, con una estimación de más de 900 millones de afectados a nivel global (Benjafield et al., 2019). Su diagnóstico y seguimiento dependen hoy de índices escalares, principalmente el índice de apnea-hipopnea</w:t>
      </w:r>
      <w:r>
        <w:rPr>
          <w:rFonts w:asciiTheme="minorHAnsi" w:hAnsiTheme="minorHAnsi"/>
          <w:b/>
          <w:bCs/>
        </w:rPr>
        <w:t xml:space="preserve"> (AHI)</w:t>
      </w:r>
      <w:r>
        <w:rPr>
          <w:rFonts w:asciiTheme="minorHAnsi" w:hAnsiTheme="minorHAnsi"/>
        </w:rPr>
        <w:t xml:space="preserve"> y el índice de desaturación de oxígeno </w:t>
      </w:r>
      <w:r>
        <w:rPr>
          <w:rFonts w:asciiTheme="minorHAnsi" w:hAnsiTheme="minorHAnsi"/>
          <w:b/>
          <w:bCs/>
        </w:rPr>
        <w:t>(ODI3)</w:t>
      </w:r>
      <w:r>
        <w:rPr>
          <w:rFonts w:asciiTheme="minorHAnsi" w:hAnsiTheme="minorHAnsi"/>
        </w:rPr>
        <w:t xml:space="preserve">, que condensan la noche completa en un único valor resumen. Estos índices presentan tres limitaciones estructurales: no capturan la heterogeneidad morfológica de los eventos (dos eventos con igual duración pueden tener curvas de saturación de oxígeno </w:t>
      </w:r>
      <w:r>
        <w:rPr>
          <w:rFonts w:asciiTheme="minorHAnsi" w:hAnsiTheme="minorHAnsi"/>
          <w:b/>
          <w:bCs/>
        </w:rPr>
        <w:t>(SpO₂)</w:t>
      </w:r>
      <w:r>
        <w:rPr>
          <w:rFonts w:asciiTheme="minorHAnsi" w:hAnsiTheme="minorHAnsi"/>
        </w:rPr>
        <w:t xml:space="preserve"> completamente distintas); no reflejan la respuesta autonómica individual a cada evento hipóxico; y no representan la organización dinámica temporal de la noche como secuencia de estados fisiológicos.</w:t>
      </w:r>
    </w:p>
    <w:p w14:paraId="1D648722" w14:textId="288687C6" w:rsidR="007F1B76" w:rsidRPr="00E51A24" w:rsidRDefault="00000000">
      <w:pPr>
        <w:spacing w:after="200" w:line="360" w:lineRule="auto"/>
        <w:jc w:val="both"/>
        <w:rPr>
          <w:rFonts w:asciiTheme="minorHAnsi" w:hAnsiTheme="minorHAnsi"/>
        </w:rPr>
      </w:pPr>
      <w:r>
        <w:rPr>
          <w:rFonts w:asciiTheme="minorHAnsi" w:hAnsiTheme="minorHAnsi"/>
        </w:rPr>
        <w:t xml:space="preserve">La disponibilidad de sensores portátiles domiciliarios, que registran SpO₂, frecuencia cardíaca </w:t>
      </w:r>
      <w:r>
        <w:rPr>
          <w:rFonts w:asciiTheme="minorHAnsi" w:hAnsiTheme="minorHAnsi"/>
          <w:b/>
          <w:bCs/>
        </w:rPr>
        <w:t>(FC)</w:t>
      </w:r>
      <w:r>
        <w:rPr>
          <w:rFonts w:asciiTheme="minorHAnsi" w:hAnsiTheme="minorHAnsi"/>
        </w:rPr>
        <w:t xml:space="preserve"> y movimiento a 1 Hz durante noches consecutivas en condiciones reales, abre la posibilidad de superar estas limitaciones. El volumen de datos generado no se traduce automáticamente en información clínicamente útil sin una metodología estructurada que lo analice. El problema que motiva este trabajo es doble: desarrollar herramientas reproducibles para analizar series temporales fisiológicas nocturnas a múltiples escalas y formular métricas que complementen los índices clásicos con información sobre morfología, reactividad autonómica y estructura dinámica de la noche.</w:t>
      </w:r>
    </w:p>
    <w:p w14:paraId="34A0EDFB" w14:textId="7EF233CF" w:rsidR="007F1B76" w:rsidRPr="00E51A24" w:rsidRDefault="00000000">
      <w:pPr>
        <w:spacing w:after="200" w:line="360" w:lineRule="auto"/>
        <w:jc w:val="both"/>
        <w:rPr>
          <w:rFonts w:asciiTheme="minorHAnsi" w:hAnsiTheme="minorHAnsi"/>
        </w:rPr>
      </w:pPr>
      <w:r>
        <w:rPr>
          <w:rFonts w:asciiTheme="minorHAnsi" w:hAnsiTheme="minorHAnsi"/>
        </w:rPr>
        <w:t xml:space="preserve">El Proyecto PAC responde a este problema mediante un pipeline reproducible desarrollado </w:t>
      </w:r>
      <w:r>
        <w:rPr>
          <w:rFonts w:asciiTheme="minorHAnsi" w:hAnsiTheme="minorHAnsi"/>
          <w:i/>
          <w:iCs/>
        </w:rPr>
        <w:t xml:space="preserve">ad hoc </w:t>
      </w:r>
      <w:r>
        <w:rPr>
          <w:rFonts w:asciiTheme="minorHAnsi" w:hAnsiTheme="minorHAnsi"/>
          <w:b/>
          <w:bCs/>
        </w:rPr>
        <w:t>(PAC_v3)</w:t>
      </w:r>
      <w:r>
        <w:rPr>
          <w:rFonts w:asciiTheme="minorHAnsi" w:hAnsiTheme="minorHAnsi"/>
        </w:rPr>
        <w:t xml:space="preserve"> que opera en tres niveles complementarios: en el nivel de evento, caracteriza morfológicamente cada desaturación de oxígeno </w:t>
      </w:r>
      <w:r>
        <w:rPr>
          <w:rFonts w:asciiTheme="minorHAnsi" w:hAnsiTheme="minorHAnsi"/>
          <w:b/>
          <w:bCs/>
        </w:rPr>
        <w:t>(EDO)</w:t>
      </w:r>
      <w:r>
        <w:rPr>
          <w:rFonts w:asciiTheme="minorHAnsi" w:hAnsiTheme="minorHAnsi"/>
        </w:rPr>
        <w:t xml:space="preserve"> e introduce el Índice de Reactividad Autonómica </w:t>
      </w:r>
      <w:r>
        <w:rPr>
          <w:rFonts w:asciiTheme="minorHAnsi" w:hAnsiTheme="minorHAnsi"/>
          <w:b/>
          <w:bCs/>
        </w:rPr>
        <w:t>(ARI)</w:t>
      </w:r>
      <w:r>
        <w:rPr>
          <w:rFonts w:asciiTheme="minorHAnsi" w:hAnsiTheme="minorHAnsi"/>
        </w:rPr>
        <w:t xml:space="preserve"> como dimensión prácticamente independiente de la severidad hipóxica; en el nivel de noche, construye un sistema de </w:t>
        <w:lastRenderedPageBreak/>
        <w:t>estados dinámicos a tres escalas temporales (S: 30 s; M: 5 min; L: 30 min); en el nivel de paciente, entrena modelos predictivos de severidad y riesgo nocturno; y en el dominio prospectivo, desarrolla un sistema de anticipación con horizonte temporal clínico. El marco se apoya en una cohorte de 12 pacientes con 560 noches de calidad (</w:t>
      </w:r>
      <w:r>
        <w:rPr>
          <w:rFonts w:asciiTheme="minorHAnsi" w:hAnsiTheme="minorHAnsi"/>
          <w:i/>
          <w:iCs/>
        </w:rPr>
        <w:t>in_quality</w:t>
      </w:r>
      <w:r>
        <w:rPr>
          <w:rFonts w:asciiTheme="minorHAnsi" w:hAnsiTheme="minorHAnsi"/>
        </w:rPr>
        <w:t xml:space="preserve">), validada mediante </w:t>
      </w:r>
      <w:r>
        <w:rPr>
          <w:rFonts w:asciiTheme="minorHAnsi" w:hAnsiTheme="minorHAnsi"/>
          <w:i/>
          <w:iCs/>
        </w:rPr>
        <w:t>Leave-One-Patient-Out Cross-Validation</w:t>
      </w:r>
      <w:r>
        <w:rPr>
          <w:rFonts w:asciiTheme="minorHAnsi" w:hAnsiTheme="minorHAnsi"/>
        </w:rPr>
        <w:t xml:space="preserve"> (LOPO-CV).</w:t>
      </w:r>
    </w:p>
    <w:p>
      <w:pPr>
        <w:jc w:val="both"/>
        <w:rPr>
          <w:ins w:id="94005" w:author="Claude" w:date="2026-06-07T12:00:00Z"/>
          <w:rFonts w:asciiTheme="minorHAnsi" w:hAnsiTheme="minorHAnsi"/>
        </w:rPr>
      </w:pPr>
      <w:ins w:id="94006" w:author="Claude" w:date="2026-06-07T12:00:00Z">
        <w:r>
          <w:rPr>
            <w:rFonts w:asciiTheme="minorHAnsi" w:hAnsiTheme="minorHAnsi"/>
          </w:rPr>
          <w:t xml:space="preserve">En una frase, la contribución del Proyecto PAC es mostrar que la fisiología nocturna del SAOS, capturada con un único sensor domiciliario, puede representarse como un sistema dinámico en tres niveles —evento, noche y paciente— y que esa representación intermedia, situada entre el índice escalar y la señal cruda, aporta dos dimensiones que los índices clásicos no capturan: la reactividad autonómica de cada evento (el ARI), ortogonal a la severidad hipóxica, y la especialización funcional de los estados temporales. Sobre esa base, el trabajo establece además la condición algorítmica mínima para una eventual intervención terapéutica adaptativa.</w:t>
        </w:r>
      </w:ins>
    </w:p>
    <w:p w14:paraId="1CD68CBA" w14:textId="77777777" w:rsidR="007F1B76" w:rsidRPr="00E51A24" w:rsidRDefault="00000000" w:rsidP="00B23328">
      <w:pPr>
        <w:pStyle w:val="Ttulo2"/>
      </w:pPr>
      <w:r>
        <w:t>1.2  Objetivo del trabajo</w:t>
      </w:r>
    </w:p>
    <w:p w14:paraId="6DE18D8A" w14:textId="77777777" w:rsidR="007F1B76" w:rsidRPr="00E51A24" w:rsidRDefault="00000000">
      <w:pPr>
        <w:spacing w:after="200" w:line="360" w:lineRule="auto"/>
        <w:jc w:val="both"/>
        <w:rPr>
          <w:rFonts w:asciiTheme="minorHAnsi" w:hAnsiTheme="minorHAnsi"/>
        </w:rPr>
      </w:pPr>
      <w:r>
        <w:rPr>
          <w:rFonts w:asciiTheme="minorHAnsi" w:hAnsiTheme="minorHAnsi"/>
        </w:rPr>
        <w:t>El objetivo general es desarrollar un marco metodológico de Ciencia de Datos para el análisis multiescala de señales fisiológicas nocturnas de oximetría domiciliaria, aplicado al fenotipado de eventos de desaturación, la caracterización dinámica del sueño y la predicción de riesgo.</w:t>
      </w:r>
    </w:p>
    <w:p w14:paraId="00FFDC66" w14:textId="7EBEFEBC" w:rsidR="007F1B76" w:rsidRPr="00E51A24" w:rsidRDefault="00000000">
      <w:pPr>
        <w:spacing w:after="200" w:line="360" w:lineRule="auto"/>
        <w:jc w:val="both"/>
        <w:rPr>
          <w:rFonts w:asciiTheme="minorHAnsi" w:hAnsiTheme="minorHAnsi"/>
        </w:rPr>
      </w:pPr>
      <w:r>
        <w:rPr>
          <w:rFonts w:asciiTheme="minorHAnsi" w:hAnsiTheme="minorHAnsi"/>
        </w:rPr>
        <w:t xml:space="preserve">Los objetivos específicos son: (1) implementar el pipeline </w:t>
      </w:r>
      <w:r>
        <w:rPr>
          <w:rFonts w:asciiTheme="minorHAnsi" w:hAnsiTheme="minorHAnsi"/>
          <w:b/>
          <w:bCs/>
        </w:rPr>
        <w:t>PAC_v3</w:t>
      </w:r>
      <w:r>
        <w:rPr>
          <w:rFonts w:asciiTheme="minorHAnsi" w:hAnsiTheme="minorHAnsi"/>
        </w:rPr>
        <w:t xml:space="preserve"> (</w:t>
      </w:r>
      <w:r>
        <w:rPr>
          <w:rFonts w:asciiTheme="minorHAnsi" w:hAnsiTheme="minorHAnsi"/>
          <w:i/>
          <w:iCs/>
        </w:rPr>
        <w:t>Bronze→Silver→Events→Gold</w:t>
      </w:r>
      <w:r>
        <w:rPr>
          <w:rFonts w:asciiTheme="minorHAnsi" w:hAnsiTheme="minorHAnsi"/>
        </w:rPr>
        <w:t xml:space="preserve">); (2) caracterizar morfológicamente los EDOs y definir el ARI; (3) desarrollar y validar los </w:t>
      </w:r>
      <w:r>
        <w:rPr>
          <w:rFonts w:asciiTheme="minorHAnsi" w:hAnsiTheme="minorHAnsi"/>
          <w:b/>
          <w:bCs/>
        </w:rPr>
        <w:t>Estados PAC</w:t>
      </w:r>
      <w:r>
        <w:rPr>
          <w:rFonts w:asciiTheme="minorHAnsi" w:hAnsiTheme="minorHAnsi"/>
        </w:rPr>
        <w:t xml:space="preserve"> y demostrar su especialización funcional; (4) cuantificar el acoplamiento evento–estado y construir modelos predictivos con ablación por bloques; (5) desarrollar la aplicación clínica interactiva; (6) implementar y evaluar un sistema de predicción prospectiva orientado a la intervención adaptativa con el estimulador terapéutico, mediante validación cruzada Leave-One-Patient-Out estricta.</w:t>
      </w:r>
    </w:p>
    <w:p w14:paraId="72B6F2DE" w14:textId="47343224" w:rsidR="007F1B76" w:rsidRPr="00E51A24" w:rsidRDefault="00000000">
      <w:pPr>
        <w:spacing w:after="200" w:line="360" w:lineRule="auto"/>
        <w:jc w:val="both"/>
        <w:rPr>
          <w:rFonts w:asciiTheme="minorHAnsi" w:hAnsiTheme="minorHAnsi"/>
        </w:rPr>
      </w:pPr>
      <w:r>
        <w:rPr>
          <w:rFonts w:asciiTheme="minorHAnsi" w:hAnsiTheme="minorHAnsi"/>
        </w:rPr>
        <w:t>Los resultados se articulan en cuatro publicaciones científicas (T1–T4): la primera (T1) fue enviada a publicación en junio de 2026 y las tres restantes se encuentran en preparación. Las técnicas de Ciencia de Datos y aprendizaje automático integradas (desde K-means y PCA hasta LightGBM y SHAP) se detallan en la Tabla 1.8 del Anexo de Material Suplementario.</w:t>
      </w:r>
    </w:p>
    <w:p w14:paraId="6F90293B" w14:textId="77777777" w:rsidR="007F1B76" w:rsidRPr="00E51A24" w:rsidRDefault="00000000" w:rsidP="00B23328">
      <w:pPr>
        <w:pStyle w:val="Ttulo2"/>
      </w:pPr>
      <w:r>
        <w:t>1.3  Estructura general del trabajo</w:t>
      </w:r>
    </w:p>
    <w:p w14:paraId="07BA24D5" w14:textId="7F6CCD32" w:rsidR="00D322DF" w:rsidRPr="00D322DF" w:rsidRDefault="00D322DF">
      <w:pPr>
        <w:spacing w:after="200" w:line="360" w:lineRule="auto"/>
        <w:jc w:val="both"/>
        <w:rPr>
          <w:rFonts w:asciiTheme="minorHAnsi" w:hAnsiTheme="minorHAnsi"/>
        </w:rPr>
      </w:pPr>
      <w:r>
        <w:rPr>
          <w:rFonts w:asciiTheme="minorHAnsi" w:hAnsiTheme="minorHAnsi"/>
        </w:rPr>
        <w:t xml:space="preserve">El trabajo se organiza en diez capítulos. Los dos primeros capítulos de base, marco teórico (Cap. 2) y materiales y métodos (Cap. 3), establecen los fundamentos conceptuales y técnicos del proyecto: fundamentos clínicos del SAOS, monitoreo domiciliario con oximetría portátil, análisis de series temporales fisiológicas, métodos </w:t>
        <w:lastRenderedPageBreak/>
        <w:t xml:space="preserve">de aprendizaje automático en señales biomédicas, descripción de la cohorte y el dispositivo </w:t>
      </w:r>
      <w:r>
        <w:rPr>
          <w:rFonts w:asciiTheme="minorHAnsi" w:hAnsiTheme="minorHAnsi"/>
          <w:i/>
          <w:iCs/>
        </w:rPr>
        <w:t>SOMNI 6000</w:t>
      </w:r>
      <w:r>
        <w:rPr>
          <w:rFonts w:asciiTheme="minorHAnsi" w:hAnsiTheme="minorHAnsi"/>
        </w:rPr>
        <w:t>, arquitectura del pipeline PAC_v3 y estrategia de validación estadística.</w:t>
      </w:r>
    </w:p>
    <w:p w14:paraId="461C002D" w14:textId="48860505" w:rsidR="00D322DF" w:rsidRPr="00D322DF" w:rsidRDefault="00D322DF" w:rsidP="00D322DF">
      <w:pPr>
        <w:pStyle w:val="NormalWeb"/>
        <w:spacing w:line="360" w:lineRule="auto"/>
        <w:jc w:val="both"/>
        <w:rPr>
          <w:rFonts w:asciiTheme="minorHAnsi" w:hAnsiTheme="minorHAnsi"/>
          <w:b/>
          <w:bCs/>
        </w:rPr>
      </w:pPr>
      <w:r>
        <w:rPr>
          <w:rStyle w:val="Fuerte"/>
          <w:rFonts w:asciiTheme="minorHAnsi" w:hAnsiTheme="minorHAnsi"/>
          <w:b w:val="0"/>
          <w:bCs w:val="0"/>
        </w:rPr>
        <w:t>Los capítulos de resultados siguen el arco evento→noche→paciente→prospectivo: el Cap. 4 aborda el fenotipado morfológico de los EDOs y el ARI; el Cap. 5 introduce los Estados PAC multiescala y su especialización funcional; el Cap. 6 integra morfotipos y estados para cuantificar el acoplamiento, construir los modelos predictivos y definir el Risk Score PAC; el Cap. 7 describe la aplicación clínica interactiva; y el Cap. 8 extiende el marco al dominio prospectivo con el sistema de predicción orientado a la intervención adaptativa.</w:t>
      </w:r>
    </w:p>
    <w:p w14:paraId="46D3F43F" w14:textId="77777777" w:rsidR="004202D5" w:rsidRPr="004202D5" w:rsidRDefault="004202D5" w:rsidP="004202D5">
      <w:pPr>
        <w:pStyle w:val="NormalWeb"/>
        <w:spacing w:line="360" w:lineRule="auto"/>
        <w:jc w:val="both"/>
        <w:rPr>
          <w:rFonts w:asciiTheme="minorHAnsi" w:hAnsiTheme="minorHAnsi"/>
          <w:b/>
          <w:bCs/>
        </w:rPr>
      </w:pPr>
      <w:r>
        <w:rPr>
          <w:rStyle w:val="Fuerte"/>
          <w:rFonts w:asciiTheme="minorHAnsi" w:hAnsiTheme="minorHAnsi"/>
          <w:b w:val="0"/>
          <w:bCs w:val="0"/>
        </w:rPr>
        <w:t>La discusión (Cap. 9) sitúa el trabajo en la literatura existente, contrastando los enfoques previos en fenotipado de SAOS, oximetría domiciliaria y predicción de eventos con las contribuciones del Proyecto PAC. El Cap. 10 sintetiza las conclusiones, articula las contribuciones principales en sus dimensiones metodológica, clínica y científica, y traza las líneas de trabajo futuro.</w:t>
      </w:r>
    </w:p>
    <w:p w14:paraId="6933D51D" w14:textId="3FB5F9C5" w:rsidR="007F1B76" w:rsidRPr="00E51A24" w:rsidRDefault="007F1B76">
      <w:pPr>
        <w:spacing w:before="400"/>
        <w:rPr>
          <w:rFonts w:asciiTheme="minorHAnsi" w:hAnsiTheme="minorHAnsi"/>
        </w:rPr>
      </w:pPr>
    </w:p>
    <w:sectPr w:rsidR="007F1B76" w:rsidRPr="00E51A24">
      <w:headerReference w:type="default" r:id="rId7"/>
      <w:footerReference w:type="default" r:id="rId8"/>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DB4FB" w14:textId="77777777" w:rsidR="00EE316F" w:rsidRDefault="00EE316F" w:rsidP="00E51A24">
      <w:r>
        <w:separator/>
      </w:r>
    </w:p>
  </w:endnote>
  <w:endnote w:type="continuationSeparator" w:id="0">
    <w:p w14:paraId="259F29A9" w14:textId="77777777" w:rsidR="00EE316F" w:rsidRDefault="00EE316F" w:rsidP="00E51A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D8A8F" w14:textId="77777777" w:rsidR="00E51A24" w:rsidRPr="00A151AE" w:rsidRDefault="00E51A24" w:rsidP="00E51A24">
    <w:pPr>
      <w:pBdr>
        <w:top w:val="single" w:sz="4" w:space="0" w:color="D1D5DB"/>
      </w:pBdr>
      <w:spacing w:before="120"/>
      <w:jc w:val="right"/>
      <w:rPr>
        <w:rFonts w:asciiTheme="minorHAnsi" w:hAnsiTheme="minorHAnsi"/>
      </w:rPr>
    </w:pPr>
    <w:r w:rsidRPr="00A151AE">
      <w:rPr>
        <w:rFonts w:asciiTheme="minorHAnsi" w:hAnsiTheme="minorHAnsi"/>
        <w:color w:val="6B7280"/>
        <w:sz w:val="18"/>
        <w:szCs w:val="18"/>
      </w:rPr>
      <w:t xml:space="preserve">Roberto Inza · Universidad Austral · 2026        </w:t>
    </w:r>
    <w:r w:rsidRPr="00A151AE">
      <w:rPr>
        <w:rFonts w:asciiTheme="minorHAnsi" w:hAnsiTheme="minorHAnsi"/>
        <w:color w:val="6B7280"/>
        <w:sz w:val="18"/>
        <w:szCs w:val="18"/>
      </w:rPr>
      <w:fldChar w:fldCharType="begin"/>
    </w:r>
    <w:r w:rsidRPr="00A151AE">
      <w:rPr>
        <w:rFonts w:asciiTheme="minorHAnsi" w:hAnsiTheme="minorHAnsi"/>
        <w:color w:val="6B7280"/>
        <w:sz w:val="18"/>
        <w:szCs w:val="18"/>
      </w:rPr>
      <w:instrText>PAGE</w:instrText>
    </w:r>
    <w:r w:rsidRPr="00A151AE">
      <w:rPr>
        <w:rFonts w:asciiTheme="minorHAnsi" w:hAnsiTheme="minorHAnsi"/>
        <w:color w:val="6B7280"/>
        <w:sz w:val="18"/>
        <w:szCs w:val="18"/>
      </w:rPr>
      <w:fldChar w:fldCharType="separate"/>
    </w:r>
    <w:r w:rsidRPr="00A151AE">
      <w:rPr>
        <w:rFonts w:asciiTheme="minorHAnsi" w:hAnsiTheme="minorHAnsi"/>
        <w:color w:val="6B7280"/>
        <w:sz w:val="18"/>
        <w:szCs w:val="18"/>
      </w:rPr>
      <w:t>1</w:t>
    </w:r>
    <w:r w:rsidRPr="00A151AE">
      <w:rPr>
        <w:rFonts w:asciiTheme="minorHAnsi" w:hAnsiTheme="minorHAnsi"/>
        <w:color w:val="6B7280"/>
        <w:sz w:val="18"/>
        <w:szCs w:val="18"/>
      </w:rPr>
      <w:fldChar w:fldCharType="end"/>
    </w:r>
  </w:p>
  <w:p w14:paraId="19064490" w14:textId="77777777" w:rsidR="00E51A24" w:rsidRDefault="00E51A2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C1B77" w14:textId="77777777" w:rsidR="00EE316F" w:rsidRDefault="00EE316F" w:rsidP="00E51A24">
      <w:r>
        <w:separator/>
      </w:r>
    </w:p>
  </w:footnote>
  <w:footnote w:type="continuationSeparator" w:id="0">
    <w:p w14:paraId="5867527D" w14:textId="77777777" w:rsidR="00EE316F" w:rsidRDefault="00EE316F" w:rsidP="00E51A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99E5E" w14:textId="60869563" w:rsidR="00E51A24" w:rsidRPr="00A151AE" w:rsidRDefault="00E51A24" w:rsidP="00E51A24">
    <w:pPr>
      <w:pBdr>
        <w:bottom w:val="single" w:sz="4" w:space="0" w:color="1E3A5F"/>
      </w:pBdr>
      <w:spacing w:after="120"/>
      <w:rPr>
        <w:rFonts w:asciiTheme="minorHAnsi" w:hAnsiTheme="minorHAnsi"/>
      </w:rPr>
    </w:pPr>
    <w:r w:rsidRPr="00A151AE">
      <w:rPr>
        <w:rFonts w:asciiTheme="minorHAnsi" w:hAnsiTheme="minorHAnsi"/>
        <w:color w:val="6B7280"/>
        <w:sz w:val="18"/>
        <w:szCs w:val="18"/>
      </w:rPr>
      <w:t>Proyecto PAC · Tesis de Maestría</w:t>
    </w:r>
    <w:r w:rsidRPr="00A151AE">
      <w:rPr>
        <w:rFonts w:asciiTheme="minorHAnsi" w:hAnsiTheme="minorHAnsi"/>
        <w:i/>
        <w:iCs/>
        <w:color w:val="6B7280"/>
        <w:sz w:val="18"/>
        <w:szCs w:val="18"/>
      </w:rPr>
      <w:t xml:space="preserve">       </w:t>
    </w:r>
    <w:r w:rsidR="00A151AE">
      <w:rPr>
        <w:rFonts w:asciiTheme="minorHAnsi" w:hAnsiTheme="minorHAnsi"/>
        <w:i/>
        <w:iCs/>
        <w:color w:val="6B7280"/>
        <w:sz w:val="18"/>
        <w:szCs w:val="18"/>
      </w:rPr>
      <w:t xml:space="preserve">                    </w:t>
    </w:r>
    <w:r w:rsidR="00A151AE">
      <w:rPr>
        <w:rFonts w:asciiTheme="minorHAnsi" w:hAnsiTheme="minorHAnsi"/>
        <w:i/>
        <w:iCs/>
        <w:color w:val="6B7280"/>
        <w:sz w:val="18"/>
        <w:szCs w:val="18"/>
      </w:rPr>
      <w:tab/>
    </w:r>
    <w:r w:rsidR="00A151AE">
      <w:rPr>
        <w:rFonts w:asciiTheme="minorHAnsi" w:hAnsiTheme="minorHAnsi"/>
        <w:i/>
        <w:iCs/>
        <w:color w:val="6B7280"/>
        <w:sz w:val="18"/>
        <w:szCs w:val="18"/>
      </w:rPr>
      <w:tab/>
    </w:r>
    <w:r w:rsidR="00A151AE">
      <w:rPr>
        <w:rFonts w:asciiTheme="minorHAnsi" w:hAnsiTheme="minorHAnsi"/>
        <w:i/>
        <w:iCs/>
        <w:color w:val="6B7280"/>
        <w:sz w:val="18"/>
        <w:szCs w:val="18"/>
      </w:rPr>
      <w:tab/>
    </w:r>
    <w:r w:rsidRPr="00A151AE">
      <w:rPr>
        <w:rFonts w:asciiTheme="minorHAnsi" w:hAnsiTheme="minorHAnsi"/>
        <w:i/>
        <w:iCs/>
        <w:color w:val="6B7280"/>
        <w:sz w:val="18"/>
        <w:szCs w:val="18"/>
      </w:rPr>
      <w:t xml:space="preserve"> Capítulo 1 — Introducción  (versión resumida v6)</w:t>
    </w:r>
  </w:p>
  <w:p w14:paraId="126723E6" w14:textId="77777777" w:rsidR="00E51A24" w:rsidRDefault="00E51A2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253C45"/>
    <w:multiLevelType w:val="hybridMultilevel"/>
    <w:tmpl w:val="CFBE5956"/>
    <w:lvl w:ilvl="0" w:tplc="8C6EC590">
      <w:start w:val="1"/>
      <w:numFmt w:val="bullet"/>
      <w:lvlText w:val="●"/>
      <w:lvlJc w:val="left"/>
      <w:pPr>
        <w:ind w:left="720" w:hanging="360"/>
      </w:pPr>
    </w:lvl>
    <w:lvl w:ilvl="1" w:tplc="A2DC576A">
      <w:start w:val="1"/>
      <w:numFmt w:val="bullet"/>
      <w:lvlText w:val="○"/>
      <w:lvlJc w:val="left"/>
      <w:pPr>
        <w:ind w:left="1440" w:hanging="360"/>
      </w:pPr>
    </w:lvl>
    <w:lvl w:ilvl="2" w:tplc="EB34B05E">
      <w:start w:val="1"/>
      <w:numFmt w:val="bullet"/>
      <w:lvlText w:val="■"/>
      <w:lvlJc w:val="left"/>
      <w:pPr>
        <w:ind w:left="2160" w:hanging="360"/>
      </w:pPr>
    </w:lvl>
    <w:lvl w:ilvl="3" w:tplc="AF18ADC0">
      <w:start w:val="1"/>
      <w:numFmt w:val="bullet"/>
      <w:lvlText w:val="●"/>
      <w:lvlJc w:val="left"/>
      <w:pPr>
        <w:ind w:left="2880" w:hanging="360"/>
      </w:pPr>
    </w:lvl>
    <w:lvl w:ilvl="4" w:tplc="368E4910">
      <w:start w:val="1"/>
      <w:numFmt w:val="bullet"/>
      <w:lvlText w:val="○"/>
      <w:lvlJc w:val="left"/>
      <w:pPr>
        <w:ind w:left="3600" w:hanging="360"/>
      </w:pPr>
    </w:lvl>
    <w:lvl w:ilvl="5" w:tplc="4AB20EF6">
      <w:start w:val="1"/>
      <w:numFmt w:val="bullet"/>
      <w:lvlText w:val="■"/>
      <w:lvlJc w:val="left"/>
      <w:pPr>
        <w:ind w:left="4320" w:hanging="360"/>
      </w:pPr>
    </w:lvl>
    <w:lvl w:ilvl="6" w:tplc="421474EC">
      <w:start w:val="1"/>
      <w:numFmt w:val="bullet"/>
      <w:lvlText w:val="●"/>
      <w:lvlJc w:val="left"/>
      <w:pPr>
        <w:ind w:left="5040" w:hanging="360"/>
      </w:pPr>
    </w:lvl>
    <w:lvl w:ilvl="7" w:tplc="FDDCA6F6">
      <w:start w:val="1"/>
      <w:numFmt w:val="bullet"/>
      <w:lvlText w:val="●"/>
      <w:lvlJc w:val="left"/>
      <w:pPr>
        <w:ind w:left="5760" w:hanging="360"/>
      </w:pPr>
    </w:lvl>
    <w:lvl w:ilvl="8" w:tplc="9D38D5C4">
      <w:start w:val="1"/>
      <w:numFmt w:val="bullet"/>
      <w:lvlText w:val="●"/>
      <w:lvlJc w:val="left"/>
      <w:pPr>
        <w:ind w:left="6480" w:hanging="360"/>
      </w:pPr>
    </w:lvl>
  </w:abstractNum>
  <w:num w:numId="1" w16cid:durableId="16990431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1B76"/>
    <w:rsid w:val="000662C8"/>
    <w:rsid w:val="000F1B4F"/>
    <w:rsid w:val="00282214"/>
    <w:rsid w:val="002F450D"/>
    <w:rsid w:val="004202D5"/>
    <w:rsid w:val="004C5CAC"/>
    <w:rsid w:val="00503FD6"/>
    <w:rsid w:val="00583CEE"/>
    <w:rsid w:val="007F1B76"/>
    <w:rsid w:val="00891171"/>
    <w:rsid w:val="009F41E0"/>
    <w:rsid w:val="00A151AE"/>
    <w:rsid w:val="00A2601B"/>
    <w:rsid w:val="00B23328"/>
    <w:rsid w:val="00B47342"/>
    <w:rsid w:val="00D322DF"/>
    <w:rsid w:val="00E00568"/>
    <w:rsid w:val="00E51A24"/>
    <w:rsid w:val="00E616F8"/>
    <w:rsid w:val="00EE316F"/>
    <w:rsid w:val="00F14BD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6E559F00"/>
  <w15:docId w15:val="{058AE04B-FF26-1145-8D3B-CDBBA52D9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uiPriority w:val="9"/>
    <w:qFormat/>
    <w:rsid w:val="00B23328"/>
    <w:pPr>
      <w:spacing w:after="80"/>
      <w:outlineLvl w:val="0"/>
    </w:pPr>
    <w:rPr>
      <w:rFonts w:asciiTheme="minorHAnsi" w:hAnsiTheme="minorHAnsi"/>
      <w:b/>
      <w:bCs/>
      <w:color w:val="002060"/>
      <w:sz w:val="36"/>
      <w:szCs w:val="36"/>
    </w:rPr>
  </w:style>
  <w:style w:type="paragraph" w:styleId="Ttulo2">
    <w:name w:val="heading 2"/>
    <w:uiPriority w:val="9"/>
    <w:unhideWhenUsed/>
    <w:qFormat/>
    <w:rsid w:val="00B23328"/>
    <w:pPr>
      <w:spacing w:before="300" w:after="120"/>
      <w:outlineLvl w:val="1"/>
    </w:pPr>
    <w:rPr>
      <w:rFonts w:asciiTheme="minorHAnsi" w:hAnsiTheme="minorHAnsi"/>
      <w:b/>
      <w:bCs/>
      <w:color w:val="002060"/>
      <w:sz w:val="25"/>
      <w:szCs w:val="25"/>
    </w:rPr>
  </w:style>
  <w:style w:type="paragraph" w:styleId="Ttulo3">
    <w:name w:val="heading 3"/>
    <w:basedOn w:val="Normal"/>
    <w:uiPriority w:val="9"/>
    <w:unhideWhenUsed/>
    <w:qFormat/>
    <w:rsid w:val="00B23328"/>
    <w:pPr>
      <w:spacing w:after="80"/>
      <w:outlineLvl w:val="2"/>
    </w:pPr>
    <w:rPr>
      <w:rFonts w:asciiTheme="minorHAnsi" w:hAnsiTheme="minorHAnsi"/>
      <w:b/>
      <w:bCs/>
      <w:color w:val="747474" w:themeColor="background2" w:themeShade="80"/>
      <w:sz w:val="20"/>
      <w:szCs w:val="2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E51A24"/>
    <w:pPr>
      <w:tabs>
        <w:tab w:val="center" w:pos="4419"/>
        <w:tab w:val="right" w:pos="8838"/>
      </w:tabs>
    </w:pPr>
  </w:style>
  <w:style w:type="character" w:customStyle="1" w:styleId="EncabezadoCar">
    <w:name w:val="Encabezado Car"/>
    <w:basedOn w:val="Fuentedeprrafopredeter"/>
    <w:link w:val="Encabezado"/>
    <w:uiPriority w:val="99"/>
    <w:rsid w:val="00E51A24"/>
  </w:style>
  <w:style w:type="paragraph" w:styleId="Piedepgina">
    <w:name w:val="footer"/>
    <w:basedOn w:val="Normal"/>
    <w:link w:val="PiedepginaCar"/>
    <w:uiPriority w:val="99"/>
    <w:unhideWhenUsed/>
    <w:rsid w:val="00E51A24"/>
    <w:pPr>
      <w:tabs>
        <w:tab w:val="center" w:pos="4419"/>
        <w:tab w:val="right" w:pos="8838"/>
      </w:tabs>
    </w:pPr>
  </w:style>
  <w:style w:type="character" w:customStyle="1" w:styleId="PiedepginaCar">
    <w:name w:val="Pie de página Car"/>
    <w:basedOn w:val="Fuentedeprrafopredeter"/>
    <w:link w:val="Piedepgina"/>
    <w:uiPriority w:val="99"/>
    <w:rsid w:val="00E51A24"/>
  </w:style>
  <w:style w:type="paragraph" w:styleId="NormalWeb">
    <w:name w:val="Normal (Web)"/>
    <w:basedOn w:val="Normal"/>
    <w:uiPriority w:val="99"/>
    <w:semiHidden/>
    <w:unhideWhenUsed/>
    <w:rsid w:val="00D322DF"/>
    <w:pPr>
      <w:spacing w:before="100" w:beforeAutospacing="1" w:after="100" w:afterAutospacing="1"/>
    </w:pPr>
  </w:style>
  <w:style w:type="character" w:styleId="Fuerte">
    <w:name w:val="Strong"/>
    <w:basedOn w:val="Fuentedeprrafopredeter"/>
    <w:uiPriority w:val="22"/>
    <w:qFormat/>
    <w:rsid w:val="00D322D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734</Words>
  <Characters>4392</Characters>
  <Application>Microsoft Office Word</Application>
  <DocSecurity>0</DocSecurity>
  <Lines>73</Lines>
  <Paragraphs>17</Paragraphs>
  <ScaleCrop>false</ScaleCrop>
  <Company/>
  <LinksUpToDate>false</LinksUpToDate>
  <CharactersWithSpaces>5109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3</cp:revision>
  <dcterms:created xsi:type="dcterms:W3CDTF">2026-06-08T14:33:00Z</dcterms:created>
  <dcterms:modified xsi:type="dcterms:W3CDTF">2026-06-08T16:23:00Z</dcterms:modified>
</cp:coreProperties>
</file>