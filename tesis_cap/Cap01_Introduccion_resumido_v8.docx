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rPr>
          <w:color w:val="747474" w:themeColor="background2" w:themeShade="80"/>
        </w:rPr>
      </w:pPr>
      <w:r>
        <w:rPr>
          <w:color w:val="747474" w:themeColor="background2" w:themeShade="80"/>
        </w:rPr>
        <w:t>CAPÍTULO 1</w:t>
      </w:r>
    </w:p>
    <w:p w14:paraId="0939CE65" w14:textId="77777777" w:rsidR="007F1B76" w:rsidRPr="00B23328" w:rsidRDefault="00000000" w:rsidP="00B23328">
      <w:pPr>
        <w:pStyle w:val="Ttulo1"/>
      </w:pPr>
      <w:r>
        <w:t>Introducción</w:t>
      </w:r>
    </w:p>
    <w:p w14:paraId="09AFAEA5" w14:textId="77777777" w:rsidR="007F1B76" w:rsidRPr="00E51A24" w:rsidRDefault="00000000" w:rsidP="00E51A24">
      <w:pPr>
        <w:spacing w:after="400"/>
        <w:rPr>
          <w:rFonts w:asciiTheme="minorHAnsi" w:hAnsiTheme="minorHAnsi"/>
          <w:sz w:val="18"/>
          <w:szCs w:val="18"/>
        </w:rPr>
      </w:pPr>
      <w:del w:id="90035" w:author="Claude" w:date="2026-06-07T12:00:00Z">
        <w:r>
          <w:rPr>
            <w:rFonts w:asciiTheme="minorHAnsi" w:hAnsiTheme="minorHAnsi"/>
            <w:i/>
            <w:iCs/>
            <w:color w:val="666666"/>
            <w:sz w:val="18"/>
            <w:szCs w:val="18"/>
          </w:rPr>
          <w:delText xml:space="preserve">Versión 6  ·  Junio 2026</w:delText>
        </w:r>
      </w:del>
      <w:ins w:id="90036" w:author="Claude" w:date="2026-06-07T12:00:00Z">
        <w:r>
          <w:rPr>
            <w:rFonts w:asciiTheme="minorHAnsi" w:hAnsiTheme="minorHAnsi"/>
            <w:i/>
            <w:iCs/>
            <w:color w:val="666666"/>
            <w:sz w:val="18"/>
            <w:szCs w:val="18"/>
          </w:rPr>
          <w:t xml:space="preserve">Versión 8  ·  Junio 2026</w:t>
        </w:r>
      </w:ins>
    </w:p>
    <w:p w14:paraId="33CB9B07" w14:textId="77777777" w:rsidR="007F1B76" w:rsidRPr="00B23328" w:rsidRDefault="00000000" w:rsidP="00B23328">
      <w:pPr>
        <w:pStyle w:val="Ttulo2"/>
      </w:pPr>
      <w:r>
        <w:t>1.1  Problema de investigación</w:t>
      </w:r>
    </w:p>
    <w:p w14:paraId="25072008" w14:textId="35F306B5" w:rsidR="007F1B76" w:rsidRPr="00E51A24" w:rsidRDefault="00000000">
      <w:pPr>
        <w:spacing w:after="200" w:line="360" w:lineRule="auto"/>
        <w:jc w:val="both"/>
        <w:rPr>
          <w:rFonts w:asciiTheme="minorHAnsi" w:hAnsiTheme="minorHAnsi"/>
        </w:rPr>
      </w:pPr>
      <w:r>
        <w:rPr>
          <w:rFonts w:asciiTheme="minorHAnsi" w:hAnsiTheme="minorHAnsi"/>
        </w:rPr>
        <w:t>El síndrome de apnea obstructiva del sueño</w:t>
      </w:r>
      <w:r>
        <w:rPr>
          <w:rFonts w:asciiTheme="minorHAnsi" w:hAnsiTheme="minorHAnsi"/>
          <w:b/>
          <w:bCs/>
        </w:rPr>
        <w:t xml:space="preserve"> (SAOS)</w:t>
      </w:r>
      <w:r>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Pr>
          <w:rFonts w:asciiTheme="minorHAnsi" w:hAnsiTheme="minorHAnsi"/>
          <w:b/>
          <w:bCs/>
        </w:rPr>
        <w:t xml:space="preserve"> (AHI)</w:t>
      </w:r>
      <w:r>
        <w:rPr>
          <w:rFonts w:asciiTheme="minorHAnsi" w:hAnsiTheme="minorHAnsi"/>
        </w:rPr>
        <w:t xml:space="preserve"> y el índice de desaturación de oxígeno </w:t>
      </w:r>
      <w:r>
        <w:rPr>
          <w:rFonts w:asciiTheme="minorHAnsi" w:hAnsiTheme="minorHAnsi"/>
          <w:b/>
          <w:bCs/>
        </w:rPr>
        <w:t>(ODI3)</w:t>
      </w:r>
      <w:r>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Pr>
          <w:rFonts w:asciiTheme="minorHAnsi" w:hAnsiTheme="minorHAnsi"/>
          <w:b/>
          <w:bCs/>
        </w:rPr>
        <w:t>(SpO₂)</w:t>
      </w:r>
      <w:r>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Pr>
          <w:rFonts w:asciiTheme="minorHAnsi" w:hAnsiTheme="minorHAnsi"/>
        </w:rPr>
        <w:t xml:space="preserve">La disponibilidad de sensores portátiles domiciliarios, que registran SpO₂, frecuencia cardíaca </w:t>
      </w:r>
      <w:r>
        <w:rPr>
          <w:rFonts w:asciiTheme="minorHAnsi" w:hAnsiTheme="minorHAnsi"/>
          <w:b/>
          <w:bCs/>
        </w:rPr>
        <w:t>(FC)</w:t>
      </w:r>
      <w:r>
        <w:rPr>
          <w:rFonts w:asciiTheme="minorHAnsi" w:hAnsiTheme="minorHAnsi"/>
        </w:rPr>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Pr>
          <w:rFonts w:asciiTheme="minorHAnsi" w:hAnsiTheme="minorHAnsi"/>
        </w:rPr>
        <w:t xml:space="preserve">El Proyecto PAC responde a este problema mediante un pipeline reproducible desarrollado </w:t>
      </w:r>
      <w:r>
        <w:rPr>
          <w:rFonts w:asciiTheme="minorHAnsi" w:hAnsiTheme="minorHAnsi"/>
          <w:i/>
          <w:iCs/>
        </w:rPr>
        <w:t xml:space="preserve">ad hoc </w:t>
      </w:r>
      <w:r>
        <w:rPr>
          <w:rFonts w:asciiTheme="minorHAnsi" w:hAnsiTheme="minorHAnsi"/>
          <w:b/>
          <w:bCs/>
        </w:rPr>
        <w:t>(PAC_v3)</w:t>
      </w:r>
      <w:r>
        <w:rPr>
          <w:rFonts w:asciiTheme="minorHAnsi" w:hAnsiTheme="minorHAnsi"/>
        </w:rPr>
        <w:t xml:space="preserve"> que opera en tres niveles complementarios: en el nivel de evento, caracteriza morfológicamente cada desaturación de oxígeno </w:t>
      </w:r>
      <w:r>
        <w:rPr>
          <w:rFonts w:asciiTheme="minorHAnsi" w:hAnsiTheme="minorHAnsi"/>
          <w:b/>
          <w:bCs/>
        </w:rPr>
        <w:t>(EDO)</w:t>
      </w:r>
      <w:r>
        <w:rPr>
          <w:rFonts w:asciiTheme="minorHAnsi" w:hAnsiTheme="minorHAnsi"/>
        </w:rPr>
        <w:t xml:space="preserve"> e introduce el Índice de Reactividad Autonómica </w:t>
      </w:r>
      <w:r>
        <w:rPr>
          <w:rFonts w:asciiTheme="minorHAnsi" w:hAnsiTheme="minorHAnsi"/>
          <w:b/>
          <w:bCs/>
        </w:rPr>
        <w:t>(ARI)</w:t>
      </w:r>
      <w:r>
        <w:rPr>
          <w:rFonts w:asciiTheme="minorHAnsi" w:hAnsiTheme="minorHAnsi"/>
        </w:rPr>
        <w:t xml:space="preserve"> como dimensión prácticamente independiente de la severidad hipóxica; en el nivel de noche, construye un sistema de </w:t>
        <w:lastRenderedPageBreak/>
        <w:t>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Pr>
          <w:rFonts w:asciiTheme="minorHAnsi" w:hAnsiTheme="minorHAnsi"/>
          <w:i/>
          <w:iCs/>
        </w:rPr>
        <w:t>in_quality</w:t>
      </w:r>
      <w:r>
        <w:rPr>
          <w:rFonts w:asciiTheme="minorHAnsi" w:hAnsiTheme="minorHAnsi"/>
        </w:rPr>
        <w:t xml:space="preserve">), validada mediante </w:t>
      </w:r>
      <w:r>
        <w:rPr>
          <w:rFonts w:asciiTheme="minorHAnsi" w:hAnsiTheme="minorHAnsi"/>
          <w:i/>
          <w:iCs/>
        </w:rPr>
        <w:t>Leave-One-Patient-Out Cross-Validation</w:t>
      </w:r>
      <w:r>
        <w:rPr>
          <w:rFonts w:asciiTheme="minorHAnsi" w:hAnsiTheme="minorHAnsi"/>
        </w:rPr>
        <w:t xml:space="preserve"> (LOPO-CV).</w:t>
      </w:r>
    </w:p>
    <w:p w14:paraId="1CD68CBA" w14:textId="77777777" w:rsidR="007F1B76" w:rsidRPr="00E51A24" w:rsidRDefault="00000000" w:rsidP="00B23328">
      <w:pPr>
        <w:pStyle w:val="Ttulo2"/>
      </w:pPr>
      <w:r>
        <w:t>1.2  Objetivo del trabajo</w:t>
      </w:r>
    </w:p>
    <w:p w14:paraId="6DE18D8A" w14:textId="77777777" w:rsidR="007F1B76" w:rsidRPr="00E51A24" w:rsidRDefault="00000000">
      <w:pPr>
        <w:spacing w:after="200" w:line="360" w:lineRule="auto"/>
        <w:jc w:val="both"/>
        <w:rPr>
          <w:rFonts w:asciiTheme="minorHAnsi" w:hAnsiTheme="minorHAnsi"/>
        </w:rPr>
      </w:pPr>
      <w:r>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Pr>
          <w:rFonts w:asciiTheme="minorHAnsi" w:hAnsiTheme="minorHAnsi"/>
        </w:rPr>
        <w:t xml:space="preserve">Los objetivos específicos son: (1) implementar el pipeline </w:t>
      </w:r>
      <w:r>
        <w:rPr>
          <w:rFonts w:asciiTheme="minorHAnsi" w:hAnsiTheme="minorHAnsi"/>
          <w:b/>
          <w:bCs/>
        </w:rPr>
        <w:t>PAC_v3</w:t>
      </w:r>
      <w:r>
        <w:rPr>
          <w:rFonts w:asciiTheme="minorHAnsi" w:hAnsiTheme="minorHAnsi"/>
        </w:rPr>
        <w:t xml:space="preserve"> (</w:t>
      </w:r>
      <w:r>
        <w:rPr>
          <w:rFonts w:asciiTheme="minorHAnsi" w:hAnsiTheme="minorHAnsi"/>
          <w:i/>
          <w:iCs/>
        </w:rPr>
        <w:t>Bronze→Silver→Events→Gold</w:t>
      </w:r>
      <w:r>
        <w:rPr>
          <w:rFonts w:asciiTheme="minorHAnsi" w:hAnsiTheme="minorHAnsi"/>
        </w:rPr>
        <w:t xml:space="preserve">); (2) caracterizar morfológicamente los EDOs y definir el ARI; (3) desarrollar y validar los </w:t>
      </w:r>
      <w:r>
        <w:rPr>
          <w:rFonts w:asciiTheme="minorHAnsi" w:hAnsiTheme="minorHAnsi"/>
          <w:b/>
          <w:bCs/>
        </w:rPr>
        <w:t>Estados PAC</w:t>
      </w:r>
      <w:r>
        <w:rPr>
          <w:rFonts w:asciiTheme="minorHAnsi" w:hAnsiTheme="minorHAnsi"/>
        </w:rPr>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Pr>
          <w:rFonts w:asciiTheme="minorHAnsi" w:hAnsiTheme="minorHAnsi"/>
        </w:rPr>
        <w:t>Los resultados se articulan en cuatro publicaciones científicas (T1–T4): la primera (T1) fue enviada a publicación en junio de 2026 y las tres restantes se encuentran en preparación. Las técnicas de Ciencia de Datos y aprendizaje automático integradas (desde K-means y PCA hasta LightGBM y SHAP) se detallan en la Tabla 1.8 del Anexo de Material Suplementario.</w:t>
      </w:r>
    </w:p>
    <w:p w14:paraId="6F90293B" w14:textId="77777777" w:rsidR="007F1B76" w:rsidRPr="00E51A24" w:rsidRDefault="00000000" w:rsidP="00B23328">
      <w:pPr>
        <w:pStyle w:val="Ttulo2"/>
      </w:pPr>
      <w:r>
        <w:t>1.3  Estructura general del trabajo</w:t>
      </w:r>
    </w:p>
    <w:p w14:paraId="07BA24D5" w14:textId="7F6CCD32" w:rsidR="00D322DF" w:rsidRPr="00D322DF" w:rsidRDefault="00D322DF">
      <w:pPr>
        <w:spacing w:after="200" w:line="360" w:lineRule="auto"/>
        <w:jc w:val="both"/>
        <w:rPr>
          <w:rFonts w:asciiTheme="minorHAnsi" w:hAnsiTheme="minorHAnsi"/>
        </w:rPr>
      </w:pPr>
      <w:r>
        <w:rPr>
          <w:rFonts w:asciiTheme="minorHAnsi" w:hAnsiTheme="minorHAnsi"/>
        </w:rPr>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w:t>
        <w:lastRenderedPageBreak/>
        <w:t xml:space="preserve">dispositivo </w:t>
      </w:r>
      <w:r>
        <w:rPr>
          <w:rFonts w:asciiTheme="minorHAnsi" w:hAnsiTheme="minorHAnsi"/>
          <w:i/>
          <w:iCs/>
        </w:rPr>
        <w:t>SOMNI 6000</w:t>
      </w:r>
      <w:r>
        <w:rPr>
          <w:rFonts w:asciiTheme="minorHAnsi" w:hAnsiTheme="minorHAnsi"/>
        </w:rPr>
        <w:t>, arquitectura del pipeline PAC_v3 y estrategia de validación estadística.</w:t>
      </w:r>
    </w:p>
    <w:p w14:paraId="461C002D" w14:textId="77777777" w:rsidR="00D322DF" w:rsidRPr="00D322DF" w:rsidRDefault="00D322DF" w:rsidP="00D322DF">
      <w:pPr>
        <w:pStyle w:val="NormalWeb"/>
        <w:spacing w:line="360" w:lineRule="auto"/>
        <w:jc w:val="both"/>
        <w:rPr>
          <w:rFonts w:asciiTheme="minorHAnsi" w:hAnsiTheme="minorHAnsi"/>
          <w:b/>
          <w:bCs/>
        </w:rPr>
      </w:pPr>
      <w:r>
        <w:rPr>
          <w:rStyle w:val="Fuerte"/>
          <w:rFonts w:asciiTheme="minorHAnsi" w:hAnsiTheme="minorHAnsi"/>
          <w:b w:val="0"/>
          <w:bCs w:val="0"/>
        </w:rPr>
        <w:t>Los capítulos de resultados siguen el arco evento→noche→paciente→prospectivo: el Cap. 4 aborda el fenotipado morfológico de los EDOs y el ARI; el Cap. 5 introduce los PAC States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E375" w14:textId="77777777" w:rsidR="002F450D" w:rsidRDefault="002F450D" w:rsidP="00E51A24">
      <w:r>
        <w:separator/>
      </w:r>
    </w:p>
  </w:endnote>
  <w:endnote w:type="continuationSeparator" w:id="0">
    <w:p w14:paraId="0A56DFE6" w14:textId="77777777" w:rsidR="002F450D" w:rsidRDefault="002F450D"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Default="00E51A24" w:rsidP="00E51A24">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FCE2" w14:textId="77777777" w:rsidR="002F450D" w:rsidRDefault="002F450D" w:rsidP="00E51A24">
      <w:r>
        <w:separator/>
      </w:r>
    </w:p>
  </w:footnote>
  <w:footnote w:type="continuationSeparator" w:id="0">
    <w:p w14:paraId="6EA4A8AD" w14:textId="77777777" w:rsidR="002F450D" w:rsidRDefault="002F450D"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269CB9FC" w:rsidR="00E51A24" w:rsidRDefault="00E51A24" w:rsidP="00E51A24">
    <w:pPr>
      <w:pBdr>
        <w:bottom w:val="single" w:sz="4" w:space="0" w:color="1E3A5F"/>
      </w:pBdr>
      <w:spacing w:after="120"/>
    </w:pPr>
    <w:r>
      <w:rPr>
        <w:color w:val="6B7280"/>
        <w:sz w:val="18"/>
        <w:szCs w:val="18"/>
      </w:rPr>
      <w:t xml:space="preserve">Proyecto </w:t>
    </w:r>
    <w:r>
      <w:rPr>
        <w:color w:val="6B7280"/>
        <w:sz w:val="18"/>
        <w:szCs w:val="18"/>
      </w:rPr>
      <w:t>PAC</w:t>
    </w:r>
    <w:r>
      <w:rPr>
        <w:color w:val="6B7280"/>
        <w:sz w:val="18"/>
        <w:szCs w:val="18"/>
      </w:rPr>
      <w:t xml:space="preserve"> · Tesis de Maestría</w:t>
    </w:r>
    <w:r>
      <w:rPr>
        <w:i/>
        <w:iCs/>
        <w:color w:val="6B7280"/>
        <w:sz w:val="18"/>
        <w:szCs w:val="18"/>
      </w:rPr>
      <w:t xml:space="preserve">        Capítulo 1 — Introducción  (</w:t>
    </w:r>
    <w:r>
      <w:rPr>
        <w:i/>
        <w:iCs/>
        <w:color w:val="6B7280"/>
        <w:sz w:val="18"/>
        <w:szCs w:val="18"/>
      </w:rPr>
      <w:t xml:space="preserve">versión resumida </w:t>
    </w:r>
    <w:r>
      <w:rPr>
        <w:i/>
        <w:iCs/>
        <w:color w:val="6B7280"/>
        <w:sz w:val="18"/>
        <w:szCs w:val="18"/>
      </w:rPr>
      <w:t>v</w:t>
    </w:r>
    <w:r>
      <w:rPr>
        <w:i/>
        <w:iCs/>
        <w:color w:val="6B7280"/>
        <w:sz w:val="18"/>
        <w:szCs w:val="18"/>
      </w:rPr>
      <w:t>6</w:t>
    </w:r>
    <w:r>
      <w:rPr>
        <w:i/>
        <w:iCs/>
        <w:color w:val="6B7280"/>
        <w:sz w:val="18"/>
        <w:szCs w:val="18"/>
      </w:rPr>
      <w:t>)</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F1B4F"/>
    <w:rsid w:val="002F450D"/>
    <w:rsid w:val="004202D5"/>
    <w:rsid w:val="00583CEE"/>
    <w:rsid w:val="007F1B76"/>
    <w:rsid w:val="00891171"/>
    <w:rsid w:val="009F41E0"/>
    <w:rsid w:val="00B23328"/>
    <w:rsid w:val="00B47342"/>
    <w:rsid w:val="00D322DF"/>
    <w:rsid w:val="00E00568"/>
    <w:rsid w:val="00E51A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700</Words>
  <Characters>4342</Characters>
  <Application>Microsoft Office Word</Application>
  <DocSecurity>0</DocSecurity>
  <Lines>111</Lines>
  <Paragraphs>40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2026-06-02T17:31:00Z</dcterms:created>
  <dcterms:modified xsi:type="dcterms:W3CDTF">2026-06-03T00:55:00Z</dcterms:modified>
</cp:coreProperties>
</file>