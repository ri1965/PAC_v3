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E6A0" w14:textId="77777777" w:rsidR="00A27831" w:rsidRPr="001A016E" w:rsidRDefault="00000000" w:rsidP="001A016E">
      <w:pPr>
        <w:spacing w:after="80"/>
        <w:rPr>
          <w:rFonts w:asciiTheme="minorHAnsi" w:hAnsiTheme="minorHAnsi"/>
          <w:color w:val="3A3A3A" w:themeColor="background2" w:themeShade="40"/>
          <w:sz w:val="20"/>
          <w:szCs w:val="20"/>
        </w:rPr>
      </w:pPr>
      <w:r>
        <w:rPr>
          <w:rFonts w:asciiTheme="minorHAnsi" w:hAnsiTheme="minorHAnsi"/>
          <w:b/>
          <w:bCs/>
          <w:color w:val="3A3A3A" w:themeColor="background2" w:themeShade="40"/>
          <w:sz w:val="20"/>
          <w:szCs w:val="20"/>
        </w:rPr>
        <w:t>CAPÍTULO 2</w:t>
      </w:r>
    </w:p>
    <w:p w14:paraId="5B0B7DC3" w14:textId="77777777" w:rsidR="00A27831" w:rsidRPr="001A016E" w:rsidRDefault="00000000" w:rsidP="001A016E">
      <w:pPr>
        <w:spacing w:after="80"/>
        <w:rPr>
          <w:rFonts w:asciiTheme="minorHAnsi" w:hAnsiTheme="minorHAnsi"/>
          <w:color w:val="002060"/>
          <w:sz w:val="36"/>
          <w:szCs w:val="36"/>
        </w:rPr>
      </w:pPr>
      <w:r>
        <w:rPr>
          <w:rFonts w:asciiTheme="minorHAnsi" w:hAnsiTheme="minorHAnsi"/>
          <w:b/>
          <w:bCs/>
          <w:color w:val="002060"/>
          <w:sz w:val="36"/>
          <w:szCs w:val="36"/>
        </w:rPr>
        <w:t>Marco Teórico</w:t>
      </w:r>
    </w:p>
    <w:p w14:paraId="62E4826C" w14:textId="77777777" w:rsidR="00A27831" w:rsidRPr="001A016E" w:rsidRDefault="00000000" w:rsidP="001A016E">
      <w:pPr>
        <w:spacing w:after="400"/>
        <w:rPr>
          <w:rFonts w:asciiTheme="minorHAnsi" w:hAnsiTheme="minorHAnsi"/>
          <w:sz w:val="18"/>
          <w:szCs w:val="18"/>
        </w:rPr>
      </w:pPr>
      <w:r>
        <w:rPr>
          <w:rFonts w:asciiTheme="minorHAnsi" w:hAnsiTheme="minorHAnsi"/>
          <w:i/>
          <w:iCs/>
          <w:color w:val="666666"/>
          <w:sz w:val="18"/>
          <w:szCs w:val="18"/>
        </w:rPr>
        <w:t>Versión 5  ·  Junio 2026</w:t>
      </w:r>
    </w:p>
    <w:p w14:paraId="736C483E" w14:textId="77777777" w:rsidR="00A27831" w:rsidRPr="001A016E" w:rsidRDefault="00000000">
      <w:pPr>
        <w:spacing w:after="200" w:line="360" w:lineRule="auto"/>
        <w:jc w:val="both"/>
        <w:rPr>
          <w:rFonts w:asciiTheme="minorHAnsi" w:hAnsiTheme="minorHAnsi"/>
        </w:rPr>
      </w:pPr>
      <w:r>
        <w:rPr>
          <w:rFonts w:asciiTheme="minorHAnsi" w:hAnsiTheme="minorHAnsi"/>
        </w:rPr>
        <w:t xml:space="preserve">El diseño metodológico del Proyecto PAC se apoya en cuatro dominios conceptuales articulados progresivamente: la </w:t>
      </w:r>
      <w:r>
        <w:rPr>
          <w:rFonts w:asciiTheme="minorHAnsi" w:hAnsiTheme="minorHAnsi"/>
          <w:b/>
          <w:bCs/>
        </w:rPr>
        <w:t>clínica del SAOS</w:t>
      </w:r>
      <w:r>
        <w:rPr>
          <w:rFonts w:asciiTheme="minorHAnsi" w:hAnsiTheme="minorHAnsi"/>
        </w:rPr>
        <w:t xml:space="preserve">, con su fisiopatología, índices de severidad y heterogeneidad; el </w:t>
      </w:r>
      <w:r>
        <w:rPr>
          <w:rFonts w:asciiTheme="minorHAnsi" w:hAnsiTheme="minorHAnsi"/>
          <w:b/>
          <w:bCs/>
        </w:rPr>
        <w:t>monitoreo domiciliario con oximetría portátil</w:t>
      </w:r>
      <w:r>
        <w:rPr>
          <w:rFonts w:asciiTheme="minorHAnsi" w:hAnsiTheme="minorHAnsi"/>
        </w:rPr>
        <w:t xml:space="preserve"> y las propiedades de las señales disponibles; el </w:t>
      </w:r>
      <w:r>
        <w:rPr>
          <w:rFonts w:asciiTheme="minorHAnsi" w:hAnsiTheme="minorHAnsi"/>
          <w:b/>
          <w:bCs/>
        </w:rPr>
        <w:t>análisis de series temporales fisiológicas</w:t>
      </w:r>
      <w:r>
        <w:rPr>
          <w:rFonts w:asciiTheme="minorHAnsi" w:hAnsiTheme="minorHAnsi"/>
        </w:rPr>
        <w:t xml:space="preserve">, desde eventos individuales hasta la estructura multiescala de la noche; y el </w:t>
      </w:r>
      <w:r>
        <w:rPr>
          <w:rFonts w:asciiTheme="minorHAnsi" w:hAnsiTheme="minorHAnsi"/>
          <w:b/>
          <w:bCs/>
        </w:rPr>
        <w:t>aprendizaje automático aplicado a señales biomédicas</w:t>
      </w:r>
      <w:r>
        <w:rPr>
          <w:rFonts w:asciiTheme="minorHAnsi" w:hAnsiTheme="minorHAnsi"/>
        </w:rPr>
        <w:t>, incluyendo reducción de dimensionalidad, agrupamiento, predicción supervisada e interpretabilidad.</w:t>
      </w:r>
    </w:p>
    <w:p w14:paraId="1C1C58A7" w14:textId="77777777" w:rsidR="00A27831" w:rsidRPr="00166EE1" w:rsidRDefault="00000000" w:rsidP="00166EE1">
      <w:pPr>
        <w:pStyle w:val="Ttulo2"/>
      </w:pPr>
      <w:r>
        <w:t>2.1  Síndrome de apnea obstructiva del sueño</w:t>
      </w:r>
    </w:p>
    <w:p w14:paraId="0681C854" w14:textId="139C8EDE" w:rsidR="00A27831" w:rsidRPr="001A016E" w:rsidRDefault="00D11340">
      <w:pPr>
        <w:spacing w:after="200" w:line="360" w:lineRule="auto"/>
        <w:jc w:val="both"/>
        <w:rPr>
          <w:rFonts w:asciiTheme="minorHAnsi" w:hAnsiTheme="minorHAnsi"/>
        </w:rPr>
      </w:pPr>
      <w:r>
        <w:rPr>
          <w:rFonts w:asciiTheme="minorHAnsi" w:hAnsiTheme="minorHAnsi"/>
        </w:rPr>
        <w:t xml:space="preserve">El SAOS se caracteriza por episodios recurrentes de colapso de la vía aérea superior durante el sueño, que generan desaturación de oxígeno, activación simpática y microdespertares con consecuencias cardiovasculares crónicas (hipertensión, arritmias, accidente cerebrovascular y mayor mortalidad) (Benjafield et al., </w:t>
      </w:r>
      <w:del w:id="94001" w:author="Claude" w:date="2026-06-07T12:00:00Z">
        <w:r>
          <w:rPr>
            <w:rFonts w:asciiTheme="minorHAnsi" w:hAnsiTheme="minorHAnsi"/>
          </w:rPr>
          <w:delText xml:space="preserve">2019. El síndrome</w:delText>
        </w:r>
      </w:del>
      <w:ins w:id="94002" w:author="Claude" w:date="2026-06-07T12:00:00Z">
        <w:r>
          <w:rPr>
            <w:rFonts w:asciiTheme="minorHAnsi" w:hAnsiTheme="minorHAnsi"/>
          </w:rPr>
          <w:t xml:space="preserve">2019). El síndrome</w:t>
        </w:r>
      </w:ins>
      <w:r>
        <w:rPr>
          <w:rFonts w:asciiTheme="minorHAnsi" w:hAnsiTheme="minorHAnsi"/>
        </w:rPr>
        <w:t xml:space="preserve"> afecta entre el 15 y el 30 % de los adultos, con subdiagnóstico frecuente (Marin et al., 2005). Los índices clásicos de severidad (AHI, ODI y T90) condensan la noche en valores escalares que omiten la heterogeneidad morfológica de los eventos y su contexto dinámico; la carga hipóxica (</w:t>
      </w:r>
      <w:r>
        <w:rPr>
          <w:rFonts w:asciiTheme="minorHAnsi" w:hAnsiTheme="minorHAnsi"/>
          <w:i/>
          <w:iCs/>
        </w:rPr>
        <w:t>hypoxic burden</w:t>
      </w:r>
      <w:r>
        <w:rPr>
          <w:rFonts w:asciiTheme="minorHAnsi" w:hAnsiTheme="minorHAnsi"/>
        </w:rPr>
        <w:t>) ha sido propuesta como métrica complementaria con mayor asociación con mortalidad cardiovascular que los índices de frecuencia aislados (Azarbarzin et al., 2019). A esto se añade la variabilidad noche a noche intraindividual, considerada en este trabajo como información estructural, no ruido, y la evidencia de fenotipos fisiopatológicos diferenciados entre pacientes que refuerzan la necesidad de representaciones dinámicas y longitudinales (Eckert et al., 2013; Zinchuk &amp; Yaggi, 2020).</w:t>
      </w:r>
    </w:p>
    <w:p w14:paraId="3BEEE0D5" w14:textId="77777777" w:rsidR="00A27831" w:rsidRPr="001A016E" w:rsidRDefault="00000000" w:rsidP="00166EE1">
      <w:pPr>
        <w:pStyle w:val="Ttulo2"/>
      </w:pPr>
      <w:r>
        <w:t>2.2  Monitoreo domiciliario con oximetría portátil</w:t>
      </w:r>
    </w:p>
    <w:p w14:paraId="56342C8F" w14:textId="38CC6504" w:rsidR="00A27831" w:rsidRPr="001A016E" w:rsidRDefault="00000000">
      <w:pPr>
        <w:spacing w:after="200" w:line="360" w:lineRule="auto"/>
        <w:jc w:val="both"/>
        <w:rPr>
          <w:rFonts w:asciiTheme="minorHAnsi" w:hAnsiTheme="minorHAnsi"/>
        </w:rPr>
      </w:pPr>
      <w:r>
        <w:rPr>
          <w:rFonts w:asciiTheme="minorHAnsi" w:hAnsiTheme="minorHAnsi"/>
        </w:rPr>
        <w:t xml:space="preserve">La polisomnografía en laboratorio (PSG) es el estudio de referencia diagnóstico para el SAOS, pero genera habitualmente un único registro por episodio en condiciones artificiales de sueño (Kapur et al., 2017). El monitoreo domiciliario con oximetría </w:t>
        <w:lastRenderedPageBreak/>
        <w:t>portátil ofrece un diseño alternativo: señales continuas adquiridas en condiciones reales durante noches consecutivas, con tres señales de roles complementarios: SpO₂ como señal primaria (morfología de curva), FC como señal secundaria (activación simpática por evento) y MOV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El monitoreo domiciliario no reemplaza a la PSG para el diagnóstico integral; habilita un enfoque complementario orientado al análisis longitudinal de la dinámica nocturna en condiciones ecológicas.</w:t>
      </w:r>
    </w:p>
    <w:p w14:paraId="2A9E5A58" w14:textId="77777777" w:rsidR="00A27831" w:rsidRPr="001A016E" w:rsidRDefault="00000000" w:rsidP="00166EE1">
      <w:pPr>
        <w:pStyle w:val="Ttulo2"/>
      </w:pPr>
      <w:r>
        <w:t>2.3  Análisis de series temporales fisiológicas</w:t>
      </w:r>
    </w:p>
    <w:p w14:paraId="17FCA721" w14:textId="6A1B5F29" w:rsidR="00A27831" w:rsidRPr="001A016E" w:rsidRDefault="00000000">
      <w:pPr>
        <w:spacing w:after="200" w:line="360" w:lineRule="auto"/>
        <w:jc w:val="both"/>
        <w:rPr>
          <w:rFonts w:asciiTheme="minorHAnsi" w:hAnsiTheme="minorHAnsi"/>
        </w:rPr>
      </w:pPr>
      <w:r>
        <w:rPr>
          <w:rFonts w:asciiTheme="minorHAnsi" w:hAnsiTheme="minorHAnsi"/>
        </w:rPr>
        <w:t xml:space="preserve">Las señales fisiológicas nocturnas son series temporales no estacionarias, multivariadas y ruidosas, cuyo análisis se organiza en tres niveles jerárquicos. En el </w:t>
      </w:r>
      <w:r>
        <w:rPr>
          <w:rFonts w:asciiTheme="minorHAnsi" w:hAnsiTheme="minorHAnsi"/>
          <w:b/>
          <w:bCs/>
        </w:rPr>
        <w:t>nivel de evento</w:t>
      </w:r>
      <w:r>
        <w:rPr>
          <w:rFonts w:asciiTheme="minorHAnsi" w:hAnsiTheme="minorHAnsi"/>
        </w:rPr>
        <w:t xml:space="preserve">, el análisis consiste en la detección y caracterización morfológica de cada EDO (pendiente de caída, profundidad, forma de recuperación, carga hipóxica integrada); el agrupamiento no supervisado sobre la curva completa normalizada permite identificar familias de eventos con perfiles similares, trasladando al dominio de la oximetría el principio, consolidado en electrocardiografía, de que la forma de la señal contiene información fisiológica que los indicadores escalares no capturan (de Chazal et al., 2004); la FC y el movimiento añaden la respuesta autonómica evento a evento como dimensión parcialmente independiente de la severidad hipóxica (Somers et al., 1993). En el </w:t>
      </w:r>
      <w:r>
        <w:rPr>
          <w:rFonts w:asciiTheme="minorHAnsi" w:hAnsiTheme="minorHAnsi"/>
          <w:b/>
          <w:bCs/>
        </w:rPr>
        <w:t>nivel de noche</w:t>
      </w:r>
      <w:r>
        <w:rPr>
          <w:rFonts w:asciiTheme="minorHAnsi" w:hAnsiTheme="minorHAnsi"/>
        </w:rPr>
        <w:t xml:space="preserve">, las señales exhiben regularidades simultáneas a múltiples escalas temporales (segundos, minutos, decenas de minutos), y una estrategia para representar esta organización es la construcción de sistemas de estados dinámicos: conjuntos finitos de estados latentes que, asignados a ventanas sucesivas, producen una trayectoria discreta que describe la evolución temporal del sistema sin imponer categorías clínicas a priori (Acharya et al., 2006). En el </w:t>
      </w:r>
      <w:r>
        <w:rPr>
          <w:rFonts w:asciiTheme="minorHAnsi" w:hAnsiTheme="minorHAnsi"/>
          <w:b/>
          <w:bCs/>
        </w:rPr>
        <w:t>nivel de paciente</w:t>
      </w:r>
      <w:r>
        <w:rPr>
          <w:rFonts w:asciiTheme="minorHAnsi" w:hAnsiTheme="minorHAnsi"/>
        </w:rPr>
        <w:t>, la agregación longitudinal de las representaciones de evento y noche produce el fenotipo funcional del individuo.</w:t>
      </w:r>
    </w:p>
    <w:p w14:paraId="52A46990" w14:textId="77777777" w:rsidR="00A27831" w:rsidRPr="001A016E" w:rsidRDefault="00000000" w:rsidP="00166EE1">
      <w:pPr>
        <w:pStyle w:val="Ttulo2"/>
      </w:pPr>
      <w:r>
        <w:lastRenderedPageBreak/>
        <w:t>2.4  Aprendizaje automático en señales biomédicas</w:t>
      </w:r>
    </w:p>
    <w:p w14:paraId="0872AB95" w14:textId="23D22A25" w:rsidR="00A27831" w:rsidRPr="001A016E" w:rsidRDefault="00000000">
      <w:pPr>
        <w:spacing w:after="200" w:line="360" w:lineRule="auto"/>
        <w:jc w:val="both"/>
        <w:rPr>
          <w:rFonts w:asciiTheme="minorHAnsi" w:hAnsiTheme="minorHAnsi"/>
        </w:rPr>
      </w:pPr>
      <w:r>
        <w:rPr>
          <w:rFonts w:asciiTheme="minorHAnsi" w:hAnsiTheme="minorHAnsi"/>
        </w:rPr>
        <w:t>El aprendizaje automático es especialmente adecuado para señales biomédicas donde la relación entre variables y fenómenos de interés es no lineal y difícil de especificar a priori. Entre los métodos no supervisados, el PCA reduce la dimensionalidad de curvas de eventos y vectores de características de ventanas preservando la variabilidad informativa, y actúa como paso previo al K-means, que particiona los datos en K grupos minimizando las distancias euclídeas al centroide, con selección de K guiada por el análisis de silueta y el criterio del codo. Entre los modelos supervisados, el gradiente potenciado LightGBM (Ke et al., 2017) produce rendimiento competitivo en datos tabulares biomédicos y es el modelo principal de los capítulos de resultados, complementado por regresión logística como baseline interpretable.</w:t>
      </w:r>
    </w:p>
    <w:p w14:paraId="322D26AE" w14:textId="77777777" w:rsidR="00A27831" w:rsidRPr="001A016E" w:rsidRDefault="00000000">
      <w:pPr>
        <w:spacing w:after="200" w:line="360" w:lineRule="auto"/>
        <w:jc w:val="both"/>
        <w:rPr>
          <w:rFonts w:asciiTheme="minorHAnsi" w:hAnsiTheme="minorHAnsi"/>
        </w:rPr>
      </w:pPr>
      <w:r>
        <w:rPr>
          <w:rFonts w:asciiTheme="minorHAnsi" w:hAnsiTheme="minorHAnsi"/>
        </w:rPr>
        <w:t>La validación en datos longitudinales agrupados requiere esquemas que respeten la independencia entre grupos: la validación Leave-One-Patient-Out (LOPO-CV) evalúa el modelo sobre cada paciente usando exclusivamente los datos de los demás, proporcionando una estimación conservadora de la capacidad de generalización con n efectivo igual al número de pacientes. La interpretabilidad se aborda mediante valores SHAP (Lundberg &amp; Lee, 2017), que cuantifican la contribución marginal de cada variable a cada predicción individual. Con todo, el aprendizaje automático identifica asociaciones y patrones predictivos, pero no establece causalidad clínica: su interpretación requiere prudencia epistemológica y validación prospectiva en cohortes independientes.</w:t>
      </w:r>
    </w:p>
    <w:p w14:paraId="53B3B576" w14:textId="2F9B077C" w:rsidR="00A27831" w:rsidRPr="001A016E" w:rsidRDefault="00000000" w:rsidP="00B10EDF">
      <w:pPr>
        <w:spacing w:after="200" w:line="360" w:lineRule="auto"/>
        <w:jc w:val="both"/>
        <w:rPr>
          <w:rFonts w:asciiTheme="minorHAnsi" w:hAnsiTheme="minorHAnsi"/>
        </w:rPr>
      </w:pPr>
      <w:r>
        <w:rPr>
          <w:rFonts w:asciiTheme="minorHAnsi" w:hAnsiTheme="minorHAnsi"/>
        </w:rPr>
        <w:t>Los cuatro dominios revisados convergen en justificar un enfoque continuo, multiescala y longitudinal: trabajar con la señal completa, no con índices que colapsan la noche en un único valor; capturar la dinámica fisiológica a escalas de segundos, minutos y decenas de minutos simultáneamente; y aprovechar la variabilidad intraindividual multinoche como información analítica con valor propio. El Proyecto PAC opera en ese espacio: transforma señales domiciliarias en representaciones interpretables para fenotipado, estratificación y modelado predictivo.</w:t>
      </w:r>
    </w:p>
    <w:sectPr w:rsidR="00A27831" w:rsidRPr="001A016E">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0BD5B" w14:textId="77777777" w:rsidR="00887854" w:rsidRDefault="00887854" w:rsidP="00DF5381">
      <w:r>
        <w:separator/>
      </w:r>
    </w:p>
  </w:endnote>
  <w:endnote w:type="continuationSeparator" w:id="0">
    <w:p w14:paraId="2E676D7F" w14:textId="77777777" w:rsidR="00887854" w:rsidRDefault="00887854" w:rsidP="00DF5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FD22" w14:textId="77777777" w:rsidR="00334A5E" w:rsidRDefault="00334A5E" w:rsidP="00334A5E">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2A30FB56" w14:textId="77777777" w:rsidR="00334A5E" w:rsidRDefault="00334A5E" w:rsidP="00334A5E">
    <w:pPr>
      <w:pStyle w:val="Piedepgina"/>
    </w:pPr>
  </w:p>
  <w:p w14:paraId="623CC10A" w14:textId="77777777" w:rsidR="00DF5381" w:rsidRDefault="00DF53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4A0ED" w14:textId="77777777" w:rsidR="00887854" w:rsidRDefault="00887854" w:rsidP="00DF5381">
      <w:r>
        <w:separator/>
      </w:r>
    </w:p>
  </w:footnote>
  <w:footnote w:type="continuationSeparator" w:id="0">
    <w:p w14:paraId="0A279EE9" w14:textId="77777777" w:rsidR="00887854" w:rsidRDefault="00887854" w:rsidP="00DF5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7EC8" w14:textId="60AF25B9" w:rsidR="00DF5381" w:rsidRDefault="00DF5381" w:rsidP="00DF5381">
    <w:pPr>
      <w:pBdr>
        <w:bottom w:val="single" w:sz="4" w:space="0" w:color="1E3A5F"/>
      </w:pBdr>
      <w:spacing w:after="120"/>
    </w:pPr>
    <w:r>
      <w:rPr>
        <w:color w:val="6B7280"/>
        <w:sz w:val="18"/>
        <w:szCs w:val="18"/>
      </w:rPr>
      <w:t>Proyecto PAC · Tesis de Maestría</w:t>
    </w:r>
    <w:r>
      <w:rPr>
        <w:i/>
        <w:iCs/>
        <w:color w:val="6B7280"/>
        <w:sz w:val="18"/>
        <w:szCs w:val="18"/>
      </w:rPr>
      <w:t xml:space="preserve">        Capítulo 2 — </w:t>
    </w:r>
    <w:r w:rsidR="001A62D9">
      <w:rPr>
        <w:i/>
        <w:iCs/>
        <w:color w:val="6B7280"/>
        <w:sz w:val="18"/>
        <w:szCs w:val="18"/>
      </w:rPr>
      <w:t>Marco Teórico</w:t>
    </w:r>
    <w:r>
      <w:rPr>
        <w:i/>
        <w:iCs/>
        <w:color w:val="6B7280"/>
        <w:sz w:val="18"/>
        <w:szCs w:val="18"/>
      </w:rPr>
      <w:t xml:space="preserve">  (versión resumida v3)</w:t>
    </w:r>
  </w:p>
  <w:p w14:paraId="58803549" w14:textId="77777777" w:rsidR="00DF5381" w:rsidRDefault="00DF53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22E05"/>
    <w:multiLevelType w:val="hybridMultilevel"/>
    <w:tmpl w:val="8668C186"/>
    <w:lvl w:ilvl="0" w:tplc="CD78FD06">
      <w:start w:val="1"/>
      <w:numFmt w:val="bullet"/>
      <w:lvlText w:val="●"/>
      <w:lvlJc w:val="left"/>
      <w:pPr>
        <w:ind w:left="720" w:hanging="360"/>
      </w:pPr>
    </w:lvl>
    <w:lvl w:ilvl="1" w:tplc="74F458FC">
      <w:start w:val="1"/>
      <w:numFmt w:val="bullet"/>
      <w:lvlText w:val="○"/>
      <w:lvlJc w:val="left"/>
      <w:pPr>
        <w:ind w:left="1440" w:hanging="360"/>
      </w:pPr>
    </w:lvl>
    <w:lvl w:ilvl="2" w:tplc="2BA8183A">
      <w:start w:val="1"/>
      <w:numFmt w:val="bullet"/>
      <w:lvlText w:val="■"/>
      <w:lvlJc w:val="left"/>
      <w:pPr>
        <w:ind w:left="2160" w:hanging="360"/>
      </w:pPr>
    </w:lvl>
    <w:lvl w:ilvl="3" w:tplc="D6D42BE2">
      <w:start w:val="1"/>
      <w:numFmt w:val="bullet"/>
      <w:lvlText w:val="●"/>
      <w:lvlJc w:val="left"/>
      <w:pPr>
        <w:ind w:left="2880" w:hanging="360"/>
      </w:pPr>
    </w:lvl>
    <w:lvl w:ilvl="4" w:tplc="F96E8036">
      <w:start w:val="1"/>
      <w:numFmt w:val="bullet"/>
      <w:lvlText w:val="○"/>
      <w:lvlJc w:val="left"/>
      <w:pPr>
        <w:ind w:left="3600" w:hanging="360"/>
      </w:pPr>
    </w:lvl>
    <w:lvl w:ilvl="5" w:tplc="24D43150">
      <w:start w:val="1"/>
      <w:numFmt w:val="bullet"/>
      <w:lvlText w:val="■"/>
      <w:lvlJc w:val="left"/>
      <w:pPr>
        <w:ind w:left="4320" w:hanging="360"/>
      </w:pPr>
    </w:lvl>
    <w:lvl w:ilvl="6" w:tplc="13062098">
      <w:start w:val="1"/>
      <w:numFmt w:val="bullet"/>
      <w:lvlText w:val="●"/>
      <w:lvlJc w:val="left"/>
      <w:pPr>
        <w:ind w:left="5040" w:hanging="360"/>
      </w:pPr>
    </w:lvl>
    <w:lvl w:ilvl="7" w:tplc="BC0E16DA">
      <w:start w:val="1"/>
      <w:numFmt w:val="bullet"/>
      <w:lvlText w:val="●"/>
      <w:lvlJc w:val="left"/>
      <w:pPr>
        <w:ind w:left="5760" w:hanging="360"/>
      </w:pPr>
    </w:lvl>
    <w:lvl w:ilvl="8" w:tplc="06D68E46">
      <w:start w:val="1"/>
      <w:numFmt w:val="bullet"/>
      <w:lvlText w:val="●"/>
      <w:lvlJc w:val="left"/>
      <w:pPr>
        <w:ind w:left="6480" w:hanging="360"/>
      </w:pPr>
    </w:lvl>
  </w:abstractNum>
  <w:num w:numId="1" w16cid:durableId="163712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31"/>
    <w:rsid w:val="00166EE1"/>
    <w:rsid w:val="001A016E"/>
    <w:rsid w:val="001A62D9"/>
    <w:rsid w:val="00334A5E"/>
    <w:rsid w:val="005B718D"/>
    <w:rsid w:val="00887854"/>
    <w:rsid w:val="008C7A58"/>
    <w:rsid w:val="009F41E0"/>
    <w:rsid w:val="00A27831"/>
    <w:rsid w:val="00B10EDF"/>
    <w:rsid w:val="00CA1A1F"/>
    <w:rsid w:val="00D11340"/>
    <w:rsid w:val="00DF53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F357D9C"/>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166EE1"/>
    <w:pPr>
      <w:spacing w:before="300" w:after="120"/>
      <w:outlineLvl w:val="1"/>
    </w:pPr>
    <w:rPr>
      <w:rFonts w:asciiTheme="minorHAnsi" w:hAnsiTheme="minorHAnsi"/>
      <w:b/>
      <w:bCs/>
      <w:color w:val="002060"/>
      <w:sz w:val="25"/>
      <w:szCs w:val="2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F5381"/>
    <w:pPr>
      <w:tabs>
        <w:tab w:val="center" w:pos="4419"/>
        <w:tab w:val="right" w:pos="8838"/>
      </w:tabs>
    </w:pPr>
  </w:style>
  <w:style w:type="character" w:customStyle="1" w:styleId="EncabezadoCar">
    <w:name w:val="Encabezado Car"/>
    <w:basedOn w:val="Fuentedeprrafopredeter"/>
    <w:link w:val="Encabezado"/>
    <w:uiPriority w:val="99"/>
    <w:rsid w:val="00DF5381"/>
  </w:style>
  <w:style w:type="paragraph" w:styleId="Piedepgina">
    <w:name w:val="footer"/>
    <w:basedOn w:val="Normal"/>
    <w:link w:val="PiedepginaCar"/>
    <w:uiPriority w:val="99"/>
    <w:unhideWhenUsed/>
    <w:rsid w:val="00DF5381"/>
    <w:pPr>
      <w:tabs>
        <w:tab w:val="center" w:pos="4419"/>
        <w:tab w:val="right" w:pos="8838"/>
      </w:tabs>
    </w:pPr>
  </w:style>
  <w:style w:type="character" w:customStyle="1" w:styleId="PiedepginaCar">
    <w:name w:val="Pie de página Car"/>
    <w:basedOn w:val="Fuentedeprrafopredeter"/>
    <w:link w:val="Piedepgina"/>
    <w:uiPriority w:val="99"/>
    <w:rsid w:val="00DF5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917</Words>
  <Characters>5702</Characters>
  <Application>Microsoft Office Word</Application>
  <DocSecurity>0</DocSecurity>
  <Lines>89</Lines>
  <Paragraphs>14</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10</cp:revision>
  <dcterms:created xsi:type="dcterms:W3CDTF">2026-06-02T17:35:00Z</dcterms:created>
  <dcterms:modified xsi:type="dcterms:W3CDTF">2026-06-03T02:33:00Z</dcterms:modified>
</cp:coreProperties>
</file>