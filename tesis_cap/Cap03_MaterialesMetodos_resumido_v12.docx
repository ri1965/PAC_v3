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533C8" w14:textId="77777777" w:rsidR="009E71D4" w:rsidRPr="0046701C" w:rsidRDefault="00000000" w:rsidP="0046701C">
      <w:pPr>
        <w:spacing w:after="80"/>
        <w:rPr>
          <w:rFonts w:asciiTheme="minorHAnsi" w:hAnsiTheme="minorHAnsi"/>
          <w:color w:val="3A3A3A" w:themeColor="background2" w:themeShade="40"/>
          <w:sz w:val="20"/>
          <w:szCs w:val="20"/>
        </w:rPr>
      </w:pPr>
      <w:r>
        <w:rPr>
          <w:rFonts w:asciiTheme="minorHAnsi" w:hAnsiTheme="minorHAnsi"/>
          <w:b/>
          <w:bCs/>
          <w:color w:val="3A3A3A" w:themeColor="background2" w:themeShade="40"/>
          <w:sz w:val="20"/>
          <w:szCs w:val="20"/>
        </w:rPr>
        <w:t>CAPÍTULO 3</w:t>
      </w:r>
    </w:p>
    <w:p w14:paraId="2DB03EAC" w14:textId="77777777" w:rsidR="009E71D4" w:rsidRPr="0046701C" w:rsidRDefault="00000000" w:rsidP="0046701C">
      <w:pPr>
        <w:spacing w:after="80"/>
        <w:rPr>
          <w:rFonts w:asciiTheme="minorHAnsi" w:hAnsiTheme="minorHAnsi"/>
          <w:color w:val="002060"/>
          <w:sz w:val="36"/>
          <w:szCs w:val="36"/>
        </w:rPr>
      </w:pPr>
      <w:r>
        <w:rPr>
          <w:rFonts w:asciiTheme="minorHAnsi" w:hAnsiTheme="minorHAnsi"/>
          <w:b/>
          <w:bCs/>
          <w:color w:val="002060"/>
          <w:sz w:val="36"/>
          <w:szCs w:val="36"/>
        </w:rPr>
        <w:t>Materiales y Métodos</w:t>
      </w:r>
    </w:p>
    <w:p w14:paraId="5D611D1B" w14:textId="77777777" w:rsidR="009E71D4" w:rsidRPr="0046701C" w:rsidRDefault="00000000" w:rsidP="0046701C">
      <w:pPr>
        <w:spacing w:after="400"/>
        <w:rPr>
          <w:rFonts w:asciiTheme="minorHAnsi" w:hAnsiTheme="minorHAnsi"/>
          <w:sz w:val="18"/>
          <w:szCs w:val="18"/>
        </w:rPr>
      </w:pPr>
      <w:del w:id="90029" w:author="Claude" w:date="2026-06-07T12:00:00Z">
        <w:r>
          <w:rPr>
            <w:rFonts w:asciiTheme="minorHAnsi" w:hAnsiTheme="minorHAnsi"/>
            <w:i/>
            <w:iCs/>
            <w:color w:val="666666"/>
            <w:sz w:val="18"/>
            <w:szCs w:val="18"/>
          </w:rPr>
          <w:delText xml:space="preserve">Versión 6  ·  Junio 2026</w:delText>
        </w:r>
      </w:del>
      <w:ins w:id="90030" w:author="Claude" w:date="2026-06-07T12:00:00Z">
        <w:r>
          <w:rPr>
            <w:rFonts w:asciiTheme="minorHAnsi" w:hAnsiTheme="minorHAnsi"/>
            <w:i/>
            <w:iCs/>
            <w:color w:val="666666"/>
            <w:sz w:val="18"/>
            <w:szCs w:val="18"/>
          </w:rPr>
          <w:t xml:space="preserve">Versión 12  ·  Junio 2026</w:t>
        </w:r>
      </w:ins>
    </w:p>
    <w:p w14:paraId="71A67FBB" w14:textId="23C9EC1B" w:rsidR="009E71D4" w:rsidRPr="0046701C" w:rsidRDefault="00000000">
      <w:pPr>
        <w:spacing w:after="200" w:line="360" w:lineRule="auto"/>
        <w:jc w:val="both"/>
        <w:rPr>
          <w:rFonts w:asciiTheme="minorHAnsi" w:hAnsiTheme="minorHAnsi"/>
        </w:rPr>
      </w:pPr>
      <w:r>
        <w:rPr>
          <w:rFonts w:asciiTheme="minorHAnsi" w:hAnsiTheme="minorHAnsi"/>
        </w:rPr>
        <w:t>El presente capítulo describe la infraestructura de datos, los métodos analíticos y la estrategia de validación que implementan lo postulado en el marco teórico del Capítulo 2. La exposición sigue la arquitectura en capas del pipeline PAC_v3: adquisición de datos (§3.2), procesamiento Bronze→Silver→Events→Gold (§3.3), análisis de nivel evento (§3.4), nivel noche (§3.5), nivel paciente (§3.6), predicción prospectiva (§3.7) y estrategia de validación estadística (§3.8).</w:t>
      </w:r>
    </w:p>
    <w:p w14:paraId="1B7F0A7E" w14:textId="77777777" w:rsidR="009E71D4" w:rsidRPr="0046701C" w:rsidRDefault="00000000" w:rsidP="0046701C">
      <w:pPr>
        <w:pStyle w:val="Ttulo2"/>
      </w:pPr>
      <w:r>
        <w:t>3.1  Diseño del estudio y consideraciones éticas</w:t>
      </w:r>
    </w:p>
    <w:p w14:paraId="2D5A8F38" w14:textId="2CF83881" w:rsidR="00CB3170" w:rsidRPr="00B54A26" w:rsidRDefault="00CB3170" w:rsidP="00B54A26">
      <w:pPr>
        <w:pStyle w:val="NormalWeb"/>
        <w:spacing w:line="360" w:lineRule="auto"/>
        <w:jc w:val="both"/>
      </w:pPr>
      <w:r>
        <w:rPr>
          <w:rStyle w:val="Fuerte"/>
          <w:rFonts w:asciiTheme="minorHAnsi" w:hAnsiTheme="minorHAnsi"/>
          <w:b w:val="0"/>
          <w:bCs w:val="0"/>
        </w:rPr>
        <w:t>Se realizó un análisis observacional retrospectivo de señales fisiológicas nocturnas adquiridas en entorno domiciliario. Los datos fueron adquiridos con el SOMNI 6000, un dispositivo de oximetría portátil de uso domiciliario cuya validación clínica se realizó bajo el protocolo CLP-275001 v1.2 (abril 2025), con diseño cruzado aleatorizado doble ciego, conforme a los estándares ICH GCP, las regulaciones FDA 21 CFR Parts 11 y 50, y las normativas ANMAT vigentes. El Proyecto PAC utiliza registros adquiridos con este dispositivo como corpus de análisis; la fase analítica objeto de esta tesis es estrictamente observacional.</w:t>
      </w:r>
    </w:p>
    <w:p w14:paraId="7FA88312" w14:textId="77777777" w:rsidR="009E71D4" w:rsidRPr="0046701C" w:rsidRDefault="00000000">
      <w:pPr>
        <w:spacing w:after="200" w:line="360" w:lineRule="auto"/>
        <w:jc w:val="both"/>
        <w:rPr>
          <w:rFonts w:asciiTheme="minorHAnsi" w:hAnsiTheme="minorHAnsi"/>
        </w:rPr>
      </w:pPr>
      <w:r>
        <w:rPr>
          <w:rFonts w:asciiTheme="minorHAnsi" w:hAnsiTheme="minorHAnsi"/>
        </w:rPr>
        <w:t>El estudio fue conducido en un marco no institucional: los participantes aceptaron el uso de sus datos de forma anónima mediante consentimiento informado escrito. La anonimización se realizó mediante sustitución del identificador clínico por un código alfanumérico interno al inicio del pipeline; ninguna tabla analítica de la capa Gold contiene información que permita la re-identificación directa del participante.</w:t>
      </w:r>
    </w:p>
    <w:p w14:paraId="7EB93E59" w14:textId="77777777" w:rsidR="009E71D4" w:rsidRPr="0046701C" w:rsidRDefault="00000000" w:rsidP="0046701C">
      <w:pPr>
        <w:pStyle w:val="Ttulo2"/>
      </w:pPr>
      <w:r>
        <w:t>3.2  Participantes y adquisición de datos</w:t>
      </w:r>
    </w:p>
    <w:p w14:paraId="2399E36E" w14:textId="77777777" w:rsidR="009E71D4" w:rsidRPr="0046701C" w:rsidRDefault="00000000">
      <w:pPr>
        <w:spacing w:before="200" w:after="80"/>
        <w:rPr>
          <w:rFonts w:asciiTheme="minorHAnsi" w:hAnsiTheme="minorHAnsi"/>
        </w:rPr>
      </w:pPr>
      <w:r>
        <w:rPr>
          <w:rFonts w:asciiTheme="minorHAnsi" w:hAnsiTheme="minorHAnsi"/>
          <w:b/>
          <w:bCs/>
        </w:rPr>
        <w:t>3.2.1  Cohorte</w:t>
      </w:r>
    </w:p>
    <w:p w14:paraId="5C5C8BD5" w14:textId="77777777" w:rsidR="00BC45B4" w:rsidRPr="00BC45B4" w:rsidRDefault="00BC45B4" w:rsidP="00BC45B4">
      <w:pPr>
        <w:pStyle w:val="NormalWeb"/>
        <w:spacing w:line="360" w:lineRule="auto"/>
        <w:jc w:val="both"/>
        <w:rPr>
          <w:rFonts w:asciiTheme="minorHAnsi" w:hAnsiTheme="minorHAnsi"/>
          <w:b/>
          <w:bCs/>
        </w:rPr>
      </w:pPr>
      <w:r>
        <w:rPr>
          <w:rStyle w:val="Fuerte"/>
          <w:rFonts w:asciiTheme="minorHAnsi" w:hAnsiTheme="minorHAnsi"/>
          <w:b w:val="0"/>
          <w:bCs w:val="0"/>
        </w:rPr>
        <w:t xml:space="preserve">La cohorte incluyó 12 participantes con sospecha de trastornos respiratorios del sueño, reclutados en el contexto de una práctica médica privada especializada. La </w:t>
        <w:lastRenderedPageBreak/>
        <w:t>muestra presenta un sesgo de selección inherente al reclutamiento: predominio masculino (11/12), sobrerepresentación del rango moderado-severo según ODI3, y ausencia de casos con patología nula o leve extrema. Esta composición limita la generalización de los resultados a contextos de tamizaje poblacional general, pero es representativa del perfil clínico habitual en el que el monitoreo domiciliario resulta indicado.</w:t>
      </w:r>
    </w:p>
    <w:p w14:paraId="656D451D" w14:textId="2C728027" w:rsidR="00BC45B4" w:rsidRPr="00BC45B4" w:rsidRDefault="00BC45B4" w:rsidP="00BC45B4">
      <w:pPr>
        <w:pStyle w:val="NormalWeb"/>
        <w:spacing w:line="360" w:lineRule="auto"/>
        <w:jc w:val="both"/>
        <w:rPr>
          <w:rFonts w:asciiTheme="minorHAnsi" w:hAnsiTheme="minorHAnsi"/>
          <w:b/>
          <w:bCs/>
        </w:rPr>
      </w:pPr>
      <w:r>
        <w:rPr>
          <w:rStyle w:val="Fuerte"/>
          <w:rFonts w:asciiTheme="minorHAnsi" w:hAnsiTheme="minorHAnsi"/>
          <w:b w:val="0"/>
          <w:bCs w:val="0"/>
        </w:rPr>
        <w:t xml:space="preserve">La Tabla 3.1 resume las características demográficas y clínicas. Los criterios de exclusión se aplican a nivel de noche: cobertura de señal inferior al 90 %, duración inferior a 3 horas o artefactos irrecuperables, no de paciente. Un subgrupo de 8 pacientes con ≥ 10 noches </w:t>
      </w:r>
      <w:r>
        <w:rPr>
          <w:rStyle w:val="Fuerte"/>
          <w:rFonts w:asciiTheme="minorHAnsi" w:hAnsiTheme="minorHAnsi"/>
          <w:b w:val="0"/>
          <w:bCs w:val="0"/>
          <w:i/>
          <w:iCs/>
        </w:rPr>
        <w:t>in_quality</w:t>
      </w:r>
      <w:r>
        <w:rPr>
          <w:rStyle w:val="Fuerte"/>
          <w:rFonts w:asciiTheme="minorHAnsi" w:hAnsiTheme="minorHAnsi"/>
          <w:b w:val="0"/>
          <w:bCs w:val="0"/>
        </w:rPr>
        <w:t>, noches que superan ambos umbrales de calidad, conforma la cohorte estricta, reservada para el entrenamiento del clustering de Estados PAC y la validación de modelos supervisados. La variabilidad intraindividual, noches con perfiles fisiológicos marcadamente distintos para un mismo paciente, se trata como información estructural, no como ruido.</w:t>
      </w:r>
    </w:p>
    <w:p w14:paraId="39FBC741" w14:textId="77777777" w:rsidR="009E71D4" w:rsidRPr="0046701C" w:rsidRDefault="00000000">
      <w:pPr>
        <w:spacing w:before="200" w:after="60"/>
        <w:rPr>
          <w:rFonts w:asciiTheme="minorHAnsi" w:hAnsiTheme="minorHAnsi"/>
        </w:rPr>
      </w:pPr>
      <w:r>
        <w:rPr>
          <w:rFonts w:asciiTheme="minorHAnsi" w:hAnsiTheme="minorHAnsi"/>
          <w:b/>
          <w:bCs/>
          <w:sz w:val="20"/>
          <w:szCs w:val="20"/>
        </w:rPr>
        <w:t>Tabla 3.1. Características demográficas y clínicas de la cohorte (n = 12).</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300"/>
        <w:gridCol w:w="2100"/>
      </w:tblGrid>
      <w:tr w:rsidR="009E71D4" w:rsidRPr="0046701C" w14:paraId="6C1132BD" w14:textId="77777777">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B17CED3" w14:textId="77777777" w:rsidR="009E71D4" w:rsidRPr="0046701C" w:rsidRDefault="00000000">
            <w:pPr>
              <w:rPr>
                <w:rFonts w:asciiTheme="minorHAnsi" w:hAnsiTheme="minorHAnsi"/>
              </w:rPr>
            </w:pPr>
            <w:r>
              <w:rPr>
                <w:rFonts w:asciiTheme="minorHAnsi" w:hAnsiTheme="minorHAnsi"/>
                <w:b/>
                <w:bCs/>
                <w:sz w:val="20"/>
                <w:szCs w:val="20"/>
              </w:rPr>
              <w:t>Variable</w:t>
            </w:r>
          </w:p>
        </w:tc>
        <w:tc>
          <w:tcPr>
            <w:tcW w:w="3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B662FB3" w14:textId="77777777" w:rsidR="009E71D4" w:rsidRPr="0046701C" w:rsidRDefault="00000000">
            <w:pPr>
              <w:rPr>
                <w:rFonts w:asciiTheme="minorHAnsi" w:hAnsiTheme="minorHAnsi"/>
              </w:rPr>
            </w:pPr>
            <w:r>
              <w:rPr>
                <w:rFonts w:asciiTheme="minorHAnsi" w:hAnsiTheme="minorHAnsi"/>
                <w:b/>
                <w:bCs/>
                <w:sz w:val="20"/>
                <w:szCs w:val="20"/>
              </w:rPr>
              <w:t>Valor (media ± DE o n)</w:t>
            </w:r>
          </w:p>
        </w:tc>
        <w:tc>
          <w:tcPr>
            <w:tcW w:w="2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A409E9A" w14:textId="77777777" w:rsidR="009E71D4" w:rsidRPr="0046701C" w:rsidRDefault="00000000">
            <w:pPr>
              <w:rPr>
                <w:rFonts w:asciiTheme="minorHAnsi" w:hAnsiTheme="minorHAnsi"/>
              </w:rPr>
            </w:pPr>
            <w:r>
              <w:rPr>
                <w:rFonts w:asciiTheme="minorHAnsi" w:hAnsiTheme="minorHAnsi"/>
                <w:b/>
                <w:bCs/>
                <w:sz w:val="20"/>
                <w:szCs w:val="20"/>
              </w:rPr>
              <w:t>Rango</w:t>
            </w:r>
          </w:p>
        </w:tc>
      </w:tr>
      <w:tr w:rsidR="009E71D4" w:rsidRPr="0046701C" w14:paraId="0C05DCE8" w14:textId="77777777">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D470B9" w14:textId="77777777" w:rsidR="009E71D4" w:rsidRPr="0046701C" w:rsidRDefault="00000000">
            <w:pPr>
              <w:rPr>
                <w:rFonts w:asciiTheme="minorHAnsi" w:hAnsiTheme="minorHAnsi"/>
              </w:rPr>
            </w:pPr>
            <w:r>
              <w:rPr>
                <w:rFonts w:asciiTheme="minorHAnsi" w:hAnsiTheme="minorHAnsi"/>
                <w:sz w:val="20"/>
                <w:szCs w:val="20"/>
              </w:rPr>
              <w:t>N participantes</w:t>
            </w:r>
          </w:p>
        </w:tc>
        <w:tc>
          <w:tcPr>
            <w:tcW w:w="3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F550FB" w14:textId="77777777" w:rsidR="009E71D4" w:rsidRPr="0046701C" w:rsidRDefault="00000000">
            <w:pPr>
              <w:rPr>
                <w:rFonts w:asciiTheme="minorHAnsi" w:hAnsiTheme="minorHAnsi"/>
              </w:rPr>
            </w:pPr>
            <w:r>
              <w:rPr>
                <w:rFonts w:asciiTheme="minorHAnsi" w:hAnsiTheme="minorHAnsi"/>
                <w:sz w:val="20"/>
                <w:szCs w:val="20"/>
              </w:rPr>
              <w:t>12</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309D0D" w14:textId="77777777" w:rsidR="009E71D4" w:rsidRPr="0046701C" w:rsidRDefault="00000000">
            <w:pPr>
              <w:rPr>
                <w:rFonts w:asciiTheme="minorHAnsi" w:hAnsiTheme="minorHAnsi"/>
              </w:rPr>
            </w:pPr>
            <w:r>
              <w:rPr>
                <w:rFonts w:asciiTheme="minorHAnsi" w:hAnsiTheme="minorHAnsi"/>
                <w:sz w:val="20"/>
                <w:szCs w:val="20"/>
              </w:rPr>
              <w:t>—</w:t>
            </w:r>
          </w:p>
        </w:tc>
      </w:tr>
      <w:tr w:rsidR="009E71D4" w:rsidRPr="0046701C" w14:paraId="4D970B6C" w14:textId="77777777">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87A4F" w14:textId="77777777" w:rsidR="009E71D4" w:rsidRPr="0046701C" w:rsidRDefault="00000000">
            <w:pPr>
              <w:rPr>
                <w:rFonts w:asciiTheme="minorHAnsi" w:hAnsiTheme="minorHAnsi"/>
              </w:rPr>
            </w:pPr>
            <w:r>
              <w:rPr>
                <w:rFonts w:asciiTheme="minorHAnsi" w:hAnsiTheme="minorHAnsi"/>
                <w:sz w:val="20"/>
                <w:szCs w:val="20"/>
              </w:rPr>
              <w:t>Noches totales (quality)</w:t>
            </w:r>
          </w:p>
        </w:tc>
        <w:tc>
          <w:tcPr>
            <w:tcW w:w="3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791438" w14:textId="77777777" w:rsidR="009E71D4" w:rsidRPr="0046701C" w:rsidRDefault="00000000">
            <w:pPr>
              <w:rPr>
                <w:rFonts w:asciiTheme="minorHAnsi" w:hAnsiTheme="minorHAnsi"/>
              </w:rPr>
            </w:pPr>
            <w:r>
              <w:rPr>
                <w:rFonts w:asciiTheme="minorHAnsi" w:hAnsiTheme="minorHAnsi"/>
                <w:sz w:val="20"/>
                <w:szCs w:val="20"/>
              </w:rPr>
              <w:t>560</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099B49" w14:textId="77777777" w:rsidR="009E71D4" w:rsidRPr="0046701C" w:rsidRDefault="00000000">
            <w:pPr>
              <w:rPr>
                <w:rFonts w:asciiTheme="minorHAnsi" w:hAnsiTheme="minorHAnsi"/>
              </w:rPr>
            </w:pPr>
            <w:r>
              <w:rPr>
                <w:rFonts w:asciiTheme="minorHAnsi" w:hAnsiTheme="minorHAnsi"/>
                <w:sz w:val="20"/>
                <w:szCs w:val="20"/>
              </w:rPr>
              <w:t>10–90 por paciente</w:t>
            </w:r>
          </w:p>
        </w:tc>
      </w:tr>
      <w:tr w:rsidR="009E71D4" w:rsidRPr="0046701C" w14:paraId="6C878C2C" w14:textId="77777777">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9E0826" w14:textId="77777777" w:rsidR="009E71D4" w:rsidRPr="0046701C" w:rsidRDefault="00000000">
            <w:pPr>
              <w:rPr>
                <w:rFonts w:asciiTheme="minorHAnsi" w:hAnsiTheme="minorHAnsi"/>
              </w:rPr>
            </w:pPr>
            <w:r>
              <w:rPr>
                <w:rFonts w:asciiTheme="minorHAnsi" w:hAnsiTheme="minorHAnsi"/>
                <w:sz w:val="20"/>
                <w:szCs w:val="20"/>
              </w:rPr>
              <w:t>Sexo (M/F)</w:t>
            </w:r>
          </w:p>
        </w:tc>
        <w:tc>
          <w:tcPr>
            <w:tcW w:w="3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AB7271" w14:textId="77777777" w:rsidR="009E71D4" w:rsidRPr="0046701C" w:rsidRDefault="00000000">
            <w:pPr>
              <w:rPr>
                <w:rFonts w:asciiTheme="minorHAnsi" w:hAnsiTheme="minorHAnsi"/>
              </w:rPr>
            </w:pPr>
            <w:r>
              <w:rPr>
                <w:rFonts w:asciiTheme="minorHAnsi" w:hAnsiTheme="minorHAnsi"/>
                <w:sz w:val="20"/>
                <w:szCs w:val="20"/>
              </w:rPr>
              <w:t>11 / 1</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5254AF" w14:textId="77777777" w:rsidR="009E71D4" w:rsidRPr="0046701C" w:rsidRDefault="00000000">
            <w:pPr>
              <w:rPr>
                <w:rFonts w:asciiTheme="minorHAnsi" w:hAnsiTheme="minorHAnsi"/>
              </w:rPr>
            </w:pPr>
            <w:r>
              <w:rPr>
                <w:rFonts w:asciiTheme="minorHAnsi" w:hAnsiTheme="minorHAnsi"/>
                <w:sz w:val="20"/>
                <w:szCs w:val="20"/>
              </w:rPr>
              <w:t>—</w:t>
            </w:r>
          </w:p>
        </w:tc>
      </w:tr>
      <w:tr w:rsidR="009E71D4" w:rsidRPr="0046701C" w14:paraId="78F460E2" w14:textId="77777777">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196295" w14:textId="77777777" w:rsidR="009E71D4" w:rsidRPr="0046701C" w:rsidRDefault="00000000">
            <w:pPr>
              <w:rPr>
                <w:rFonts w:asciiTheme="minorHAnsi" w:hAnsiTheme="minorHAnsi"/>
              </w:rPr>
            </w:pPr>
            <w:r>
              <w:rPr>
                <w:rFonts w:asciiTheme="minorHAnsi" w:hAnsiTheme="minorHAnsi"/>
                <w:sz w:val="20"/>
                <w:szCs w:val="20"/>
              </w:rPr>
              <w:t>Edad (años)</w:t>
            </w:r>
          </w:p>
        </w:tc>
        <w:tc>
          <w:tcPr>
            <w:tcW w:w="3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E7A581" w14:textId="77777777" w:rsidR="009E71D4" w:rsidRPr="0046701C" w:rsidRDefault="00000000">
            <w:pPr>
              <w:rPr>
                <w:rFonts w:asciiTheme="minorHAnsi" w:hAnsiTheme="minorHAnsi"/>
              </w:rPr>
            </w:pPr>
            <w:r>
              <w:rPr>
                <w:rFonts w:asciiTheme="minorHAnsi" w:hAnsiTheme="minorHAnsi"/>
                <w:sz w:val="20"/>
                <w:szCs w:val="20"/>
              </w:rPr>
              <w:t>51,5 ± 11,3</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C50242" w14:textId="77777777" w:rsidR="009E71D4" w:rsidRPr="0046701C" w:rsidRDefault="00000000">
            <w:pPr>
              <w:rPr>
                <w:rFonts w:asciiTheme="minorHAnsi" w:hAnsiTheme="minorHAnsi"/>
              </w:rPr>
            </w:pPr>
            <w:r>
              <w:rPr>
                <w:rFonts w:asciiTheme="minorHAnsi" w:hAnsiTheme="minorHAnsi"/>
                <w:sz w:val="20"/>
                <w:szCs w:val="20"/>
              </w:rPr>
              <w:t>32–69</w:t>
            </w:r>
          </w:p>
        </w:tc>
      </w:tr>
      <w:tr w:rsidR="009E71D4" w:rsidRPr="0046701C" w14:paraId="4A7DC86A" w14:textId="77777777">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35C62C" w14:textId="77777777" w:rsidR="009E71D4" w:rsidRPr="0046701C" w:rsidRDefault="00000000">
            <w:pPr>
              <w:rPr>
                <w:rFonts w:asciiTheme="minorHAnsi" w:hAnsiTheme="minorHAnsi"/>
              </w:rPr>
            </w:pPr>
            <w:r>
              <w:rPr>
                <w:rFonts w:asciiTheme="minorHAnsi" w:hAnsiTheme="minorHAnsi"/>
                <w:sz w:val="20"/>
                <w:szCs w:val="20"/>
              </w:rPr>
              <w:t>IMC (kg/m²)</w:t>
            </w:r>
          </w:p>
        </w:tc>
        <w:tc>
          <w:tcPr>
            <w:tcW w:w="3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005A6D" w14:textId="77777777" w:rsidR="009E71D4" w:rsidRPr="0046701C" w:rsidRDefault="00000000">
            <w:pPr>
              <w:rPr>
                <w:rFonts w:asciiTheme="minorHAnsi" w:hAnsiTheme="minorHAnsi"/>
              </w:rPr>
            </w:pPr>
            <w:r>
              <w:rPr>
                <w:rFonts w:asciiTheme="minorHAnsi" w:hAnsiTheme="minorHAnsi"/>
                <w:sz w:val="20"/>
                <w:szCs w:val="20"/>
              </w:rPr>
              <w:t>27,4 ± 4,8</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99FCA3" w14:textId="77777777" w:rsidR="009E71D4" w:rsidRPr="0046701C" w:rsidRDefault="00000000">
            <w:pPr>
              <w:rPr>
                <w:rFonts w:asciiTheme="minorHAnsi" w:hAnsiTheme="minorHAnsi"/>
              </w:rPr>
            </w:pPr>
            <w:r>
              <w:rPr>
                <w:rFonts w:asciiTheme="minorHAnsi" w:hAnsiTheme="minorHAnsi"/>
                <w:sz w:val="20"/>
                <w:szCs w:val="20"/>
              </w:rPr>
              <w:t>20,7–37,1</w:t>
            </w:r>
          </w:p>
        </w:tc>
      </w:tr>
      <w:tr w:rsidR="009E71D4" w:rsidRPr="0046701C" w14:paraId="1C80C8BC" w14:textId="77777777">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7E641F" w14:textId="77777777" w:rsidR="009E71D4" w:rsidRPr="0046701C" w:rsidRDefault="00000000">
            <w:pPr>
              <w:rPr>
                <w:rFonts w:asciiTheme="minorHAnsi" w:hAnsiTheme="minorHAnsi"/>
              </w:rPr>
            </w:pPr>
            <w:r>
              <w:rPr>
                <w:rFonts w:asciiTheme="minorHAnsi" w:hAnsiTheme="minorHAnsi"/>
                <w:sz w:val="20"/>
                <w:szCs w:val="20"/>
              </w:rPr>
              <w:t>ODI3 (ev/h)</w:t>
            </w:r>
          </w:p>
        </w:tc>
        <w:tc>
          <w:tcPr>
            <w:tcW w:w="3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D3DC64" w14:textId="77777777" w:rsidR="009E71D4" w:rsidRPr="0046701C" w:rsidRDefault="00000000">
            <w:pPr>
              <w:rPr>
                <w:rFonts w:asciiTheme="minorHAnsi" w:hAnsiTheme="minorHAnsi"/>
              </w:rPr>
            </w:pPr>
            <w:r>
              <w:rPr>
                <w:rFonts w:asciiTheme="minorHAnsi" w:hAnsiTheme="minorHAnsi"/>
                <w:sz w:val="20"/>
                <w:szCs w:val="20"/>
              </w:rPr>
              <w:t>19,2 ± 15,8</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BACE14" w14:textId="77777777" w:rsidR="009E71D4" w:rsidRPr="0046701C" w:rsidRDefault="00000000">
            <w:pPr>
              <w:rPr>
                <w:rFonts w:asciiTheme="minorHAnsi" w:hAnsiTheme="minorHAnsi"/>
              </w:rPr>
            </w:pPr>
            <w:r>
              <w:rPr>
                <w:rFonts w:asciiTheme="minorHAnsi" w:hAnsiTheme="minorHAnsi"/>
                <w:sz w:val="20"/>
                <w:szCs w:val="20"/>
              </w:rPr>
              <w:t>0,9–57,3</w:t>
            </w:r>
          </w:p>
        </w:tc>
      </w:tr>
      <w:tr w:rsidR="009E71D4" w:rsidRPr="0046701C" w14:paraId="7F96D8EF" w14:textId="77777777">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A18441" w14:textId="77777777" w:rsidR="009E71D4" w:rsidRPr="0046701C" w:rsidRDefault="00000000">
            <w:pPr>
              <w:rPr>
                <w:rFonts w:asciiTheme="minorHAnsi" w:hAnsiTheme="minorHAnsi"/>
              </w:rPr>
            </w:pPr>
            <w:r>
              <w:rPr>
                <w:rFonts w:asciiTheme="minorHAnsi" w:hAnsiTheme="minorHAnsi"/>
                <w:sz w:val="20"/>
                <w:szCs w:val="20"/>
              </w:rPr>
              <w:t>SpO₂ basal media (%)</w:t>
            </w:r>
          </w:p>
        </w:tc>
        <w:tc>
          <w:tcPr>
            <w:tcW w:w="3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5B6EAE" w14:textId="77777777" w:rsidR="009E71D4" w:rsidRPr="0046701C" w:rsidRDefault="00000000">
            <w:pPr>
              <w:rPr>
                <w:rFonts w:asciiTheme="minorHAnsi" w:hAnsiTheme="minorHAnsi"/>
              </w:rPr>
            </w:pPr>
            <w:r>
              <w:rPr>
                <w:rFonts w:asciiTheme="minorHAnsi" w:hAnsiTheme="minorHAnsi"/>
                <w:sz w:val="20"/>
                <w:szCs w:val="20"/>
              </w:rPr>
              <w:t>95,1 ± 1,5</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B1E479" w14:textId="77777777" w:rsidR="009E71D4" w:rsidRPr="0046701C" w:rsidRDefault="00000000">
            <w:pPr>
              <w:rPr>
                <w:rFonts w:asciiTheme="minorHAnsi" w:hAnsiTheme="minorHAnsi"/>
              </w:rPr>
            </w:pPr>
            <w:r>
              <w:rPr>
                <w:rFonts w:asciiTheme="minorHAnsi" w:hAnsiTheme="minorHAnsi"/>
                <w:sz w:val="20"/>
                <w:szCs w:val="20"/>
              </w:rPr>
              <w:t>92,5–97,3</w:t>
            </w:r>
          </w:p>
        </w:tc>
      </w:tr>
      <w:tr w:rsidR="009E71D4" w:rsidRPr="0046701C" w14:paraId="11C8655C" w14:textId="77777777">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0D4714" w14:textId="77777777" w:rsidR="009E71D4" w:rsidRPr="0046701C" w:rsidRDefault="00000000">
            <w:pPr>
              <w:rPr>
                <w:rFonts w:asciiTheme="minorHAnsi" w:hAnsiTheme="minorHAnsi"/>
              </w:rPr>
            </w:pPr>
            <w:r>
              <w:rPr>
                <w:rFonts w:asciiTheme="minorHAnsi" w:hAnsiTheme="minorHAnsi"/>
                <w:sz w:val="20"/>
                <w:szCs w:val="20"/>
              </w:rPr>
              <w:t>Severidad (Normal/Leve/Mod./Grave)</w:t>
            </w:r>
          </w:p>
        </w:tc>
        <w:tc>
          <w:tcPr>
            <w:tcW w:w="3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6CA6A6" w14:textId="77777777" w:rsidR="009E71D4" w:rsidRPr="0046701C" w:rsidRDefault="00000000">
            <w:pPr>
              <w:rPr>
                <w:rFonts w:asciiTheme="minorHAnsi" w:hAnsiTheme="minorHAnsi"/>
              </w:rPr>
            </w:pPr>
            <w:r>
              <w:rPr>
                <w:rFonts w:asciiTheme="minorHAnsi" w:hAnsiTheme="minorHAnsi"/>
                <w:sz w:val="20"/>
                <w:szCs w:val="20"/>
              </w:rPr>
              <w:t>1 / 5 / 3 / 3</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422D14" w14:textId="77777777" w:rsidR="009E71D4" w:rsidRPr="0046701C" w:rsidRDefault="00000000">
            <w:pPr>
              <w:rPr>
                <w:rFonts w:asciiTheme="minorHAnsi" w:hAnsiTheme="minorHAnsi"/>
              </w:rPr>
            </w:pPr>
            <w:r>
              <w:rPr>
                <w:rFonts w:asciiTheme="minorHAnsi" w:hAnsiTheme="minorHAnsi"/>
                <w:sz w:val="20"/>
                <w:szCs w:val="20"/>
              </w:rPr>
              <w:t>por ODI3 medio</w:t>
            </w:r>
          </w:p>
        </w:tc>
      </w:tr>
    </w:tbl>
    <w:p w14:paraId="4FE52F19" w14:textId="77777777" w:rsidR="009E71D4" w:rsidRPr="0046701C" w:rsidRDefault="00000000">
      <w:pPr>
        <w:spacing w:after="100" w:line="300" w:lineRule="auto"/>
        <w:jc w:val="both"/>
        <w:rPr>
          <w:rFonts w:asciiTheme="minorHAnsi" w:hAnsiTheme="minorHAnsi"/>
        </w:rPr>
      </w:pPr>
      <w:r>
        <w:rPr>
          <w:rFonts w:asciiTheme="minorHAnsi" w:hAnsiTheme="minorHAnsi"/>
          <w:i/>
          <w:iCs/>
          <w:sz w:val="20"/>
          <w:szCs w:val="20"/>
        </w:rPr>
        <w:t>Nota. Edad y SpO₂ basal: estimación a partir de registros disponibles en el pipeline. IMC y ODI3: medias de las noches in_quality por paciente. Severidad por ODI3 medio según umbrales AASM (Berry et al., 2012).</w:t>
      </w:r>
    </w:p>
    <w:p w14:paraId="264CA029" w14:textId="77777777" w:rsidR="009E71D4" w:rsidRPr="0046701C" w:rsidRDefault="00000000">
      <w:pPr>
        <w:spacing w:before="200" w:after="80"/>
        <w:rPr>
          <w:rFonts w:asciiTheme="minorHAnsi" w:hAnsiTheme="minorHAnsi"/>
        </w:rPr>
      </w:pPr>
      <w:r>
        <w:rPr>
          <w:rFonts w:asciiTheme="minorHAnsi" w:hAnsiTheme="minorHAnsi"/>
          <w:b/>
          <w:bCs/>
        </w:rPr>
        <w:t>3.2.2  Dispositivo SOMNI 6000</w:t>
      </w:r>
    </w:p>
    <w:p w14:paraId="7192CCD1" w14:textId="77777777" w:rsidR="00306850" w:rsidRPr="00306850" w:rsidRDefault="00306850" w:rsidP="00306850">
      <w:pPr>
        <w:pStyle w:val="font-claude-response-body"/>
        <w:spacing w:line="360" w:lineRule="auto"/>
        <w:jc w:val="both"/>
        <w:rPr>
          <w:rFonts w:asciiTheme="minorHAnsi" w:hAnsiTheme="minorHAnsi"/>
          <w:b/>
          <w:bCs/>
        </w:rPr>
      </w:pPr>
      <w:r>
        <w:rPr>
          <w:rStyle w:val="Fuerte"/>
          <w:rFonts w:asciiTheme="minorHAnsi" w:hAnsiTheme="minorHAnsi"/>
          <w:b w:val="0"/>
          <w:bCs w:val="0"/>
        </w:rPr>
        <w:t xml:space="preserve">Las señales fisiológicas fueron adquiridas con el SOMNI 6000, monitor portátil de uso domiciliario aprobado por ANMAT, que registra SpO₂, FC y movimiento de dedo (MOV) a 1 Hz mediante un pulsioxímetro PPG no invasivo, con transmisión Bluetooth LE y </w:t>
        <w:lastRenderedPageBreak/>
        <w:t>exportación en formato Excel. Los registros se obtuvieron en domicilio habitual durante noches consecutivas o semiconsecutivas, sin supervisión ni restricciones.</w:t>
      </w:r>
    </w:p>
    <w:p w14:paraId="42D9D456" w14:textId="77777777" w:rsidR="009E71D4" w:rsidRPr="0046701C" w:rsidRDefault="00000000" w:rsidP="0046701C">
      <w:pPr>
        <w:pStyle w:val="Ttulo2"/>
      </w:pPr>
      <w:r>
        <w:t>3.3  Pipeline PAC_v3: arquitectura de procesamiento</w:t>
      </w:r>
    </w:p>
    <w:p w14:paraId="39B3C760" w14:textId="77777777" w:rsidR="009E71D4" w:rsidRPr="0046701C" w:rsidRDefault="00000000">
      <w:pPr>
        <w:spacing w:before="200" w:after="80"/>
        <w:rPr>
          <w:rFonts w:asciiTheme="minorHAnsi" w:hAnsiTheme="minorHAnsi"/>
        </w:rPr>
      </w:pPr>
      <w:r>
        <w:rPr>
          <w:rFonts w:asciiTheme="minorHAnsi" w:hAnsiTheme="minorHAnsi"/>
          <w:b/>
          <w:bCs/>
        </w:rPr>
        <w:t>3.3.1  Visión general</w:t>
      </w:r>
    </w:p>
    <w:p w14:paraId="40F48970" w14:textId="79F372D4" w:rsidR="009E71D4" w:rsidRPr="0046701C" w:rsidRDefault="00000000">
      <w:pPr>
        <w:spacing w:after="200" w:line="360" w:lineRule="auto"/>
        <w:jc w:val="both"/>
        <w:rPr>
          <w:rFonts w:asciiTheme="minorHAnsi" w:hAnsiTheme="minorHAnsi"/>
        </w:rPr>
      </w:pPr>
      <w:r>
        <w:rPr>
          <w:rFonts w:asciiTheme="minorHAnsi" w:hAnsiTheme="minorHAnsi"/>
        </w:rPr>
        <w:t xml:space="preserve">PAC_v3 es el pipeline de procesamiento desarrollado </w:t>
      </w:r>
      <w:r>
        <w:rPr>
          <w:rFonts w:asciiTheme="minorHAnsi" w:hAnsiTheme="minorHAnsi"/>
          <w:i/>
          <w:iCs/>
        </w:rPr>
        <w:t>ad hoc</w:t>
      </w:r>
      <w:r>
        <w:rPr>
          <w:rFonts w:asciiTheme="minorHAnsi" w:hAnsiTheme="minorHAnsi"/>
        </w:rPr>
        <w:t xml:space="preserve"> para esta tesis. Su objetivo es transformar los archivos Excel exportados por el pulsioxímetro portátil en cinco tablas analíticas (capa Gold) que soporten los análisis de nivel evento, noche y paciente. La arquitectura sigue el patrón Medallion en cuatro capas: Bronze → Silver → Events → Gold. Cada capa establece un contrato explícito de datos con la siguiente: Bronze persiste las señales canónicas; Silver aplica control de calidad; Events detecta y caracteriza los EDOs y calcula el ARI; Gold consolida todo el corpus en tablas amplias. Un orquestador incremental supervisa la consistencia entre capas y regenera automáticamente las etapas obsoletas ante cualquier cambio de parámetro o corrección de señal.</w:t>
      </w:r>
    </w:p>
    <w:p w14:paraId="45D2E806" w14:textId="77777777" w:rsidR="00826904" w:rsidRPr="00826904" w:rsidRDefault="00826904" w:rsidP="00826904">
      <w:pPr>
        <w:spacing w:before="200" w:after="80" w:line="360" w:lineRule="auto"/>
        <w:jc w:val="both"/>
        <w:rPr>
          <w:rFonts w:asciiTheme="minorHAnsi" w:hAnsiTheme="minorHAnsi"/>
        </w:rPr>
      </w:pPr>
      <w:r>
        <w:rPr>
          <w:rFonts w:asciiTheme="minorHAnsi" w:hAnsiTheme="minorHAnsi"/>
        </w:rPr>
        <w:t>La capa Bronze procesa los archivos Excel exportados por el dispositivo, estandariza las señales por noche y asigna a cada registro un identificador único (</w:t>
      </w:r>
      <w:r>
        <w:rPr>
          <w:rFonts w:asciiTheme="minorHAnsi" w:hAnsiTheme="minorHAnsi"/>
          <w:i/>
          <w:iCs/>
        </w:rPr>
        <w:t>NightRecordID</w:t>
      </w:r>
      <w:r>
        <w:rPr>
          <w:rFonts w:asciiTheme="minorHAnsi" w:hAnsiTheme="minorHAnsi"/>
        </w:rPr>
        <w:t>) que permite rastrear cualquier resultado hasta su archivo de origen. La capa Silver aplica control de calidad sobre las señales sin descartar noches: verifica que los valores estén dentro de rangos fisiológicos aceptables, que la cobertura temporal sea ≥ 90 % y que la duración mínima se cumpla, e interpola linealmente los gaps de hasta 5 segundos. Los problemas se marcan con indicadores de calidad y la decisión de incluir o excluir cada noche queda delegada a la capa Gold, que define cuatro niveles de cohorte según la calidad acumulada: corpus completo, básica, estricta y alta duración.</w:t>
      </w:r>
    </w:p>
    <w:p w14:paraId="1AE1BA0C" w14:textId="3E5E6198" w:rsidR="009E71D4" w:rsidRPr="0046701C" w:rsidRDefault="00000000">
      <w:pPr>
        <w:spacing w:before="200" w:after="80"/>
        <w:rPr>
          <w:rFonts w:asciiTheme="minorHAnsi" w:hAnsiTheme="minorHAnsi"/>
        </w:rPr>
      </w:pPr>
      <w:r>
        <w:rPr>
          <w:rFonts w:asciiTheme="minorHAnsi" w:hAnsiTheme="minorHAnsi"/>
          <w:b/>
          <w:bCs/>
        </w:rPr>
        <w:t>3.3.2  Capa Events: detección y caracterización de EDOs</w:t>
      </w:r>
    </w:p>
    <w:p w14:paraId="60AB0ED6" w14:textId="0299F74A" w:rsidR="009E71D4" w:rsidRPr="0046701C" w:rsidRDefault="00000000">
      <w:pPr>
        <w:spacing w:after="200" w:line="360" w:lineRule="auto"/>
        <w:jc w:val="both"/>
        <w:rPr>
          <w:rFonts w:asciiTheme="minorHAnsi" w:hAnsiTheme="minorHAnsi"/>
        </w:rPr>
      </w:pPr>
      <w:r>
        <w:rPr>
          <w:rFonts w:asciiTheme="minorHAnsi" w:hAnsiTheme="minorHAnsi"/>
        </w:rPr>
        <w:t>Events produce el corpus de Eventos de Desaturación de Oxígeno (</w:t>
      </w:r>
      <w:r>
        <w:rPr>
          <w:rFonts w:asciiTheme="minorHAnsi" w:hAnsiTheme="minorHAnsi"/>
          <w:b/>
          <w:bCs/>
        </w:rPr>
        <w:t>EDOs</w:t>
      </w:r>
      <w:r>
        <w:rPr>
          <w:rFonts w:asciiTheme="minorHAnsi" w:hAnsiTheme="minorHAnsi"/>
        </w:rPr>
        <w:t xml:space="preserve">), unidad de análisis central de la tesis. La detección opera sobre la señal SpO₂ post-Silver mediante tres pasos: (1) baseline móvil: mediana deslizante de los 120 s previos a cada punto; (2) detección de candidatos: un segmento es candidato si SpO₂ </w:t>
        <w:lastRenderedPageBreak/>
        <w:t xml:space="preserve">desciende ≥ 2 pp por debajo del baseline durante al menos 10 s y se recupera al 90 % del baseline local; (3) caracterización geométrica: cada candidato válido se caracteriza con un vector de 25+ features morfológicas: instante y valor del nadir, velocidades de descenso y recuperación, área bajo la curva y la serie normalizada de 30 puntos para el clustering morfológico. El umbral permisivo de ≥ 2 pp maximiza el corpus analítico y captura eventos borderline con morfología informativa; el ODI3 (umbral ≥ 3 pp) se calcula como subconjunto para mantener compatibilidad clínica. La validación del pipeline compara seis índices derivados (ODI2, ODI3, ODI4, T90, SpO₂ media, duración media) contra los valores pre-computados del dispositivo, exigiendo </w:t>
      </w:r>
      <w:r>
        <w:rPr>
          <w:rFonts w:asciiTheme="minorHAnsi" w:hAnsiTheme="minorHAnsi"/>
          <w:i/>
          <w:iCs/>
        </w:rPr>
        <w:t>ρ</w:t>
      </w:r>
      <w:r>
        <w:rPr>
          <w:rFonts w:asciiTheme="minorHAnsi" w:hAnsiTheme="minorHAnsi"/>
        </w:rPr>
        <w:t xml:space="preserve"> Spearman ≥ 0,95 para que la noche sea marcada como </w:t>
      </w:r>
      <w:r>
        <w:rPr>
          <w:rFonts w:asciiTheme="minorHAnsi" w:hAnsiTheme="minorHAnsi"/>
          <w:i/>
          <w:iCs/>
        </w:rPr>
        <w:t>in_quality</w:t>
      </w:r>
      <w:r>
        <w:rPr>
          <w:rFonts w:asciiTheme="minorHAnsi" w:hAnsiTheme="minorHAnsi"/>
        </w:rPr>
        <w:t>.</w:t>
      </w:r>
    </w:p>
    <w:p w14:paraId="1D6523FA" w14:textId="77777777" w:rsidR="009E71D4" w:rsidRPr="0046701C" w:rsidRDefault="00000000">
      <w:pPr>
        <w:spacing w:before="200" w:after="80"/>
        <w:rPr>
          <w:rFonts w:asciiTheme="minorHAnsi" w:hAnsiTheme="minorHAnsi"/>
        </w:rPr>
      </w:pPr>
      <w:r>
        <w:rPr>
          <w:rFonts w:asciiTheme="minorHAnsi" w:hAnsiTheme="minorHAnsi"/>
          <w:b/>
          <w:bCs/>
        </w:rPr>
        <w:t>3.3.3  Índice de Reactividad Autonómica (ARI)</w:t>
      </w:r>
    </w:p>
    <w:p w14:paraId="4C21E771" w14:textId="240C9B30" w:rsidR="009E71D4" w:rsidRPr="0046701C" w:rsidRDefault="00000000">
      <w:pPr>
        <w:spacing w:after="200" w:line="360" w:lineRule="auto"/>
        <w:jc w:val="both"/>
        <w:rPr>
          <w:rFonts w:asciiTheme="minorHAnsi" w:hAnsiTheme="minorHAnsi"/>
        </w:rPr>
      </w:pPr>
      <w:r>
        <w:rPr>
          <w:rFonts w:asciiTheme="minorHAnsi" w:hAnsiTheme="minorHAnsi"/>
        </w:rPr>
        <w:t>Events calcula el ARI para cada EDO como medida de la ganancia autonómica del evento: cuánta respuesta fisiológica cardíaca y motora genera el organismo por unidad de estímulo hipóxico. La fórmula canónica, presentada en T1 (Inza et al., 2026):</w:t>
      </w:r>
    </w:p>
    <w:p w14:paraId="4BB8A7AD" w14:textId="252C4D6D" w:rsidR="009E71D4" w:rsidRPr="000106B5" w:rsidRDefault="00000000" w:rsidP="000106B5">
      <w:pPr>
        <w:spacing w:before="80" w:after="40"/>
        <w:ind w:left="720"/>
        <w:jc w:val="center"/>
        <w:rPr>
          <w:rFonts w:ascii="Courier New" w:hAnsi="Courier New" w:cs="Courier New"/>
          <w:sz w:val="21"/>
          <w:szCs w:val="21"/>
        </w:rPr>
      </w:pPr>
      <w:r>
        <w:rPr>
          <w:rFonts w:ascii="Courier New" w:eastAsia="Courier New" w:hAnsi="Courier New" w:cs="Courier New"/>
          <w:sz w:val="21"/>
          <w:szCs w:val="21"/>
        </w:rPr>
        <w:t>ARIᵢ = 0,6 · P(hr_gainᵢ) + 0,4 · P(mov_gainᵢ)</w:t>
        <w:tab/>
        <w:t xml:space="preserve"> (1)</w:t>
      </w:r>
    </w:p>
    <w:p w14:paraId="06057895" w14:textId="291EFF13" w:rsidR="009E71D4" w:rsidRPr="000106B5" w:rsidRDefault="00000000" w:rsidP="000106B5">
      <w:pPr>
        <w:spacing w:after="40"/>
        <w:ind w:left="720"/>
        <w:jc w:val="center"/>
        <w:rPr>
          <w:rFonts w:ascii="Courier New" w:hAnsi="Courier New" w:cs="Courier New"/>
          <w:sz w:val="21"/>
          <w:szCs w:val="21"/>
        </w:rPr>
      </w:pPr>
      <w:r>
        <w:rPr>
          <w:rFonts w:ascii="Courier New" w:eastAsia="Courier New" w:hAnsi="Courier New" w:cs="Courier New"/>
          <w:sz w:val="21"/>
          <w:szCs w:val="21"/>
        </w:rPr>
        <w:t>hr_gainᵢ   = Δhr_bpmᵢ / drop_pctᵢ</w:t>
        <w:tab/>
        <w:tab/>
        <w:tab/>
        <w:tab/>
        <w:t xml:space="preserve"> (2)</w:t>
      </w:r>
    </w:p>
    <w:p w14:paraId="1AEFB2B7" w14:textId="3F7F7C7D" w:rsidR="009E71D4" w:rsidRPr="000106B5" w:rsidRDefault="00000000" w:rsidP="000106B5">
      <w:pPr>
        <w:spacing w:after="40"/>
        <w:ind w:left="720"/>
        <w:jc w:val="center"/>
        <w:rPr>
          <w:rFonts w:ascii="Courier New" w:hAnsi="Courier New" w:cs="Courier New"/>
          <w:sz w:val="21"/>
          <w:szCs w:val="21"/>
        </w:rPr>
      </w:pPr>
      <w:r>
        <w:rPr>
          <w:rFonts w:ascii="Courier New" w:eastAsia="Courier New" w:hAnsi="Courier New" w:cs="Courier New"/>
          <w:sz w:val="21"/>
          <w:szCs w:val="21"/>
        </w:rPr>
        <w:t>mov_gainᵢ  = (peak_movᵢ − baseline_movᵢ) / drop_pctᵢ(3)</w:t>
      </w:r>
    </w:p>
    <w:p w14:paraId="78A7CE00" w14:textId="08EA8C8F" w:rsidR="009E71D4" w:rsidRPr="000106B5" w:rsidRDefault="00000000" w:rsidP="000106B5">
      <w:pPr>
        <w:spacing w:after="160"/>
        <w:ind w:left="720"/>
        <w:jc w:val="center"/>
        <w:rPr>
          <w:rFonts w:ascii="Courier New" w:hAnsi="Courier New" w:cs="Courier New"/>
          <w:sz w:val="21"/>
          <w:szCs w:val="21"/>
        </w:rPr>
      </w:pPr>
      <w:r>
        <w:rPr>
          <w:rFonts w:ascii="Courier New" w:eastAsia="Courier New" w:hAnsi="Courier New" w:cs="Courier New"/>
          <w:sz w:val="21"/>
          <w:szCs w:val="21"/>
        </w:rPr>
        <w:t>P(·) = rankdata / N   (N = 85.277 EDOs quality)</w:t>
        <w:tab/>
        <w:t xml:space="preserve">  (4)</w:t>
      </w:r>
    </w:p>
    <w:p w14:paraId="2F0E43CE" w14:textId="32E8F4AC" w:rsidR="005C32D2" w:rsidRPr="005C32D2" w:rsidRDefault="005C32D2" w:rsidP="005C32D2">
      <w:pPr>
        <w:spacing w:before="200" w:after="80" w:line="360" w:lineRule="auto"/>
        <w:jc w:val="both"/>
        <w:rPr>
          <w:rFonts w:asciiTheme="minorHAnsi" w:hAnsiTheme="minorHAnsi"/>
        </w:rPr>
      </w:pPr>
      <w:r>
        <w:rPr>
          <w:rFonts w:asciiTheme="minorHAnsi" w:hAnsiTheme="minorHAnsi"/>
        </w:rPr>
        <w:t xml:space="preserve">Los </w:t>
      </w:r>
      <w:r>
        <w:rPr>
          <w:rFonts w:asciiTheme="minorHAnsi" w:hAnsiTheme="minorHAnsi"/>
          <w:i/>
          <w:iCs/>
        </w:rPr>
        <w:t>pesos 0,6/0,4</w:t>
      </w:r>
      <w:r>
        <w:rPr>
          <w:rFonts w:asciiTheme="minorHAnsi" w:hAnsiTheme="minorHAnsi"/>
        </w:rPr>
        <w:t xml:space="preserve"> reflejan la mayor confiabilidad de la señal cardíaca frente al sensor de movimiento. Los componentes </w:t>
      </w:r>
      <w:r>
        <w:rPr>
          <w:rFonts w:asciiTheme="minorHAnsi" w:hAnsiTheme="minorHAnsi"/>
          <w:i/>
          <w:iCs/>
        </w:rPr>
        <w:t>hr_gain</w:t>
      </w:r>
      <w:r>
        <w:rPr>
          <w:rFonts w:asciiTheme="minorHAnsi" w:hAnsiTheme="minorHAnsi"/>
        </w:rPr>
        <w:t xml:space="preserve"> y </w:t>
      </w:r>
      <w:r>
        <w:rPr>
          <w:rFonts w:asciiTheme="minorHAnsi" w:hAnsiTheme="minorHAnsi"/>
          <w:i/>
          <w:iCs/>
        </w:rPr>
        <w:t>mov_gain</w:t>
      </w:r>
      <w:r>
        <w:rPr>
          <w:rFonts w:asciiTheme="minorHAnsi" w:hAnsiTheme="minorHAnsi"/>
        </w:rPr>
        <w:t xml:space="preserve"> expresan, respectivamente, cuántos latidos por minuto incrementó la frecuencia cardíaca y cuánto aumentó el movimiento de dedo por cada punto porcentual de caída de SpO₂: son cocientes respuesta/estímulo que normalizan la reactividad autonómica por la magnitud del evento hipóxico que la generó. La transformación a percentiles (</w:t>
      </w:r>
      <w:r>
        <w:rPr>
          <w:rFonts w:asciiTheme="minorHAnsi" w:hAnsiTheme="minorHAnsi"/>
          <w:i/>
          <w:iCs/>
        </w:rPr>
        <w:t>P(·)</w:t>
      </w:r>
      <w:r>
        <w:rPr>
          <w:rFonts w:asciiTheme="minorHAnsi" w:hAnsiTheme="minorHAnsi"/>
        </w:rPr>
        <w:t xml:space="preserve">) sobre el corpus completo hace el índice adimensional y comparable entre pacientes. La propiedad central del ARI es su independencia empírica de la severidad hipóxica: </w:t>
      </w:r>
      <w:r>
        <w:rPr>
          <w:rFonts w:asciiTheme="minorHAnsi" w:hAnsiTheme="minorHAnsi"/>
          <w:i/>
          <w:iCs/>
        </w:rPr>
        <w:t>ρ(ARI, drop_pct) = 0,035</w:t>
      </w:r>
      <w:r>
        <w:rPr>
          <w:rFonts w:asciiTheme="minorHAnsi" w:hAnsiTheme="minorHAnsi"/>
        </w:rPr>
        <w:t xml:space="preserve"> (N = 85.277 EDOs), lo que indica que captura una dimensión autonómica no redundante con la profundidad de la caída de SpO₂.</w:t>
      </w:r>
    </w:p>
    <w:p w14:paraId="2B515556" w14:textId="74D51EDF" w:rsidR="009E71D4" w:rsidRPr="0046701C" w:rsidRDefault="00000000">
      <w:pPr>
        <w:spacing w:before="200" w:after="80"/>
        <w:rPr>
          <w:rFonts w:asciiTheme="minorHAnsi" w:hAnsiTheme="minorHAnsi"/>
        </w:rPr>
      </w:pPr>
      <w:r>
        <w:rPr>
          <w:rFonts w:asciiTheme="minorHAnsi" w:hAnsiTheme="minorHAnsi"/>
          <w:b/>
          <w:bCs/>
        </w:rPr>
        <w:t>3.3.4  Capa Gold</w:t>
      </w:r>
    </w:p>
    <w:p w14:paraId="6A438055" w14:textId="77777777" w:rsidR="009E71D4" w:rsidRPr="0046701C" w:rsidRDefault="00000000">
      <w:pPr>
        <w:spacing w:after="200" w:line="360" w:lineRule="auto"/>
        <w:jc w:val="both"/>
        <w:rPr>
          <w:rFonts w:asciiTheme="minorHAnsi" w:hAnsiTheme="minorHAnsi"/>
        </w:rPr>
      </w:pPr>
      <w:r>
        <w:rPr>
          <w:rFonts w:asciiTheme="minorHAnsi" w:hAnsiTheme="minorHAnsi"/>
        </w:rPr>
        <w:lastRenderedPageBreak/>
        <w:t xml:space="preserve">Gold consolida el corpus en cinco tablas analíticas: </w:t>
      </w:r>
      <w:r>
        <w:rPr>
          <w:rFonts w:asciiTheme="minorHAnsi" w:hAnsiTheme="minorHAnsi"/>
          <w:i/>
          <w:iCs/>
        </w:rPr>
        <w:t>events.parquet</w:t>
      </w:r>
      <w:r>
        <w:rPr>
          <w:rFonts w:asciiTheme="minorHAnsi" w:hAnsiTheme="minorHAnsi"/>
        </w:rPr>
        <w:t xml:space="preserve"> (85.277 filas × 25+ features morfológicas + morfotipo + ARI + flags); </w:t>
      </w:r>
      <w:r>
        <w:rPr>
          <w:rFonts w:asciiTheme="minorHAnsi" w:hAnsiTheme="minorHAnsi"/>
          <w:i/>
          <w:iCs/>
        </w:rPr>
        <w:t>events_curves.parquet</w:t>
      </w:r>
      <w:r>
        <w:rPr>
          <w:rFonts w:asciiTheme="minorHAnsi" w:hAnsiTheme="minorHAnsi"/>
        </w:rPr>
        <w:t xml:space="preserve"> (30 puntos de serie normalizada SpO₂ por evento); </w:t>
      </w:r>
      <w:r>
        <w:rPr>
          <w:rFonts w:asciiTheme="minorHAnsi" w:hAnsiTheme="minorHAnsi"/>
          <w:i/>
          <w:iCs/>
        </w:rPr>
        <w:t>states.parquet</w:t>
      </w:r>
      <w:r>
        <w:rPr>
          <w:rFonts w:asciiTheme="minorHAnsi" w:hAnsiTheme="minorHAnsi"/>
        </w:rPr>
        <w:t xml:space="preserve"> (~519.000 ventanas × etiquetas de estado PAC en tres escalas + 24 features); </w:t>
      </w:r>
      <w:r>
        <w:rPr>
          <w:rFonts w:asciiTheme="minorHAnsi" w:hAnsiTheme="minorHAnsi"/>
          <w:i/>
          <w:iCs/>
        </w:rPr>
        <w:t>nights.parquet</w:t>
      </w:r>
      <w:r>
        <w:rPr>
          <w:rFonts w:asciiTheme="minorHAnsi" w:hAnsiTheme="minorHAnsi"/>
        </w:rPr>
        <w:t xml:space="preserve"> (560 filas × 146 features derivadas); </w:t>
      </w:r>
      <w:r>
        <w:rPr>
          <w:rFonts w:asciiTheme="minorHAnsi" w:hAnsiTheme="minorHAnsi"/>
          <w:i/>
          <w:iCs/>
        </w:rPr>
        <w:t>patients.parquet</w:t>
      </w:r>
      <w:r>
        <w:rPr>
          <w:rFonts w:asciiTheme="minorHAnsi" w:hAnsiTheme="minorHAnsi"/>
        </w:rPr>
        <w:t xml:space="preserve"> (12 filas × estadísticas longitudinales del perfil del paciente). Adicionalmente se generan </w:t>
      </w:r>
      <w:r>
        <w:rPr>
          <w:rFonts w:asciiTheme="minorHAnsi" w:hAnsiTheme="minorHAnsi"/>
          <w:i/>
          <w:iCs/>
        </w:rPr>
        <w:t>night_features.parquet</w:t>
      </w:r>
      <w:r>
        <w:rPr>
          <w:rFonts w:asciiTheme="minorHAnsi" w:hAnsiTheme="minorHAnsi"/>
        </w:rPr>
        <w:t xml:space="preserve"> y </w:t>
      </w:r>
      <w:r>
        <w:rPr>
          <w:rFonts w:asciiTheme="minorHAnsi" w:hAnsiTheme="minorHAnsi"/>
          <w:i/>
          <w:iCs/>
        </w:rPr>
        <w:t>night_multiscale_features.parquet</w:t>
      </w:r>
      <w:r>
        <w:rPr>
          <w:rFonts w:asciiTheme="minorHAnsi" w:hAnsiTheme="minorHAnsi"/>
        </w:rPr>
        <w:t xml:space="preserve"> como insumo de los modelos predictivos.</w:t>
      </w:r>
      <w:r>
        <w:rPr>
          <w:sz w:val="24"/>
        </w:rPr>
        <w:t xml:space="preserve"> El corpus de eventos se analiza en distintos universos anidados según el filtro de calidad, la asignación de estado y la cohorte aplicada (Tabla 3.2).</w:t>
      </w:r>
    </w:p>
    <w:p>
      <w:r>
        <w:rPr>
          <w:b/>
          <w:sz w:val="20"/>
        </w:rPr>
        <w:t>Tabla 3.2. Universos de datos del corpus de eventos del Proyecto PAC.</w:t>
      </w:r>
    </w:p>
    <w:tbl>
      <w:tblPr>
        <w:tblW w:type="auto" w:w="0"/>
        <w:tblLook w:firstColumn="1" w:firstRow="1" w:lastColumn="0" w:lastRow="0" w:noHBand="0" w:noVBand="1" w:val="04A0"/>
      </w:tblPr>
      <w:tblGrid>
        <w:gridCol w:w="2929"/>
        <w:gridCol w:w="2929"/>
        <w:gridCol w:w="2929"/>
      </w:tblGrid>
      <w:tr>
        <w:tc>
          <w:tcPr>
            <w:tcW w:type="dxa" w:w="2929"/>
            <w:shd w:val="clear" w:color="auto" w:fill="D5E8F0"/>
          </w:tcPr>
          <w:p>
            <w:r>
              <w:rPr>
                <w:b/>
                <w:sz w:val="20"/>
              </w:rPr>
              <w:t>N</w:t>
            </w:r>
          </w:p>
        </w:tc>
        <w:tc>
          <w:tcPr>
            <w:tcW w:type="dxa" w:w="2929"/>
            <w:shd w:val="clear" w:color="auto" w:fill="D5E8F0"/>
          </w:tcPr>
          <w:p>
            <w:r>
              <w:rPr>
                <w:b/>
                <w:sz w:val="20"/>
              </w:rPr>
              <w:t>Definición</w:t>
            </w:r>
          </w:p>
        </w:tc>
        <w:tc>
          <w:tcPr>
            <w:tcW w:type="dxa" w:w="2929"/>
            <w:shd w:val="clear" w:color="auto" w:fill="D5E8F0"/>
          </w:tcPr>
          <w:p>
            <w:r>
              <w:rPr>
                <w:b/>
                <w:sz w:val="20"/>
              </w:rPr>
              <w:t>Uso principal</w:t>
            </w:r>
          </w:p>
        </w:tc>
      </w:tr>
      <w:tr>
        <w:tc>
          <w:tcPr>
            <w:tcW w:type="dxa" w:w="2929"/>
          </w:tcPr>
          <w:p>
            <w:r>
              <w:rPr>
                <w:b/>
                <w:sz w:val="20"/>
              </w:rPr>
              <w:t>85.286</w:t>
            </w:r>
          </w:p>
        </w:tc>
        <w:tc>
          <w:tcPr>
            <w:tcW w:type="dxa" w:w="2929"/>
          </w:tcPr>
          <w:p>
            <w:r>
              <w:rPr>
                <w:b w:val="0"/>
                <w:sz w:val="20"/>
              </w:rPr>
              <w:t>EDOs detectados totales por el pipeline (capa Events)</w:t>
            </w:r>
          </w:p>
        </w:tc>
        <w:tc>
          <w:tcPr>
            <w:tcW w:type="dxa" w:w="2929"/>
          </w:tcPr>
          <w:p>
            <w:r>
              <w:rPr>
                <w:b w:val="0"/>
                <w:sz w:val="20"/>
              </w:rPr>
              <w:t>Conteo bruto del corpus (events.parquet)</w:t>
            </w:r>
          </w:p>
        </w:tc>
      </w:tr>
      <w:tr>
        <w:tc>
          <w:tcPr>
            <w:tcW w:type="dxa" w:w="2929"/>
          </w:tcPr>
          <w:p>
            <w:r>
              <w:rPr>
                <w:b/>
                <w:sz w:val="20"/>
              </w:rPr>
              <w:t>85.277</w:t>
            </w:r>
          </w:p>
        </w:tc>
        <w:tc>
          <w:tcPr>
            <w:tcW w:type="dxa" w:w="2929"/>
          </w:tcPr>
          <w:p>
            <w:r>
              <w:rPr>
                <w:b w:val="0"/>
                <w:sz w:val="20"/>
              </w:rPr>
              <w:t>EDOs in_quality con curva SpO₂ normalizable y morfotipo asignado</w:t>
            </w:r>
          </w:p>
        </w:tc>
        <w:tc>
          <w:tcPr>
            <w:tcW w:type="dxa" w:w="2929"/>
          </w:tcPr>
          <w:p>
            <w:r>
              <w:rPr>
                <w:b w:val="0"/>
                <w:sz w:val="20"/>
              </w:rPr>
              <w:t>Fenotipado morfológico y ARI (Cap. 4)</w:t>
            </w:r>
          </w:p>
        </w:tc>
      </w:tr>
      <w:tr>
        <w:tc>
          <w:tcPr>
            <w:tcW w:type="dxa" w:w="2929"/>
          </w:tcPr>
          <w:p>
            <w:r>
              <w:rPr>
                <w:b/>
                <w:sz w:val="20"/>
              </w:rPr>
              <w:t>83.892</w:t>
            </w:r>
          </w:p>
        </w:tc>
        <w:tc>
          <w:tcPr>
            <w:tcW w:type="dxa" w:w="2929"/>
          </w:tcPr>
          <w:p>
            <w:r>
              <w:rPr>
                <w:b w:val="0"/>
                <w:sz w:val="20"/>
              </w:rPr>
              <w:t>EDOs con estado PAC asignado (subconjunto con etiqueta de estado)</w:t>
            </w:r>
          </w:p>
        </w:tc>
        <w:tc>
          <w:tcPr>
            <w:tcW w:type="dxa" w:w="2929"/>
          </w:tcPr>
          <w:p>
            <w:r>
              <w:rPr>
                <w:b w:val="0"/>
                <w:sz w:val="20"/>
              </w:rPr>
              <w:t>Acoplamiento morfotipo–estado y V de Cramér (Cap. 6)</w:t>
            </w:r>
          </w:p>
        </w:tc>
      </w:tr>
      <w:tr>
        <w:tc>
          <w:tcPr>
            <w:tcW w:type="dxa" w:w="2929"/>
          </w:tcPr>
          <w:p>
            <w:r>
              <w:rPr>
                <w:b/>
                <w:sz w:val="20"/>
              </w:rPr>
              <w:t>80.345</w:t>
            </w:r>
          </w:p>
        </w:tc>
        <w:tc>
          <w:tcPr>
            <w:tcW w:type="dxa" w:w="2929"/>
          </w:tcPr>
          <w:p>
            <w:r>
              <w:rPr>
                <w:b w:val="0"/>
                <w:sz w:val="20"/>
              </w:rPr>
              <w:t>EDOs con morfotipo y estado en las tres escalas (S, M y L)</w:t>
            </w:r>
          </w:p>
        </w:tc>
        <w:tc>
          <w:tcPr>
            <w:tcW w:type="dxa" w:w="2929"/>
          </w:tcPr>
          <w:p>
            <w:r>
              <w:rPr>
                <w:b w:val="0"/>
                <w:sz w:val="20"/>
              </w:rPr>
              <w:t>Riesgo relativo por estado; marginal de severidad 5,73 % (Cap. 6)</w:t>
            </w:r>
          </w:p>
        </w:tc>
      </w:tr>
      <w:tr>
        <w:tc>
          <w:tcPr>
            <w:tcW w:type="dxa" w:w="2929"/>
          </w:tcPr>
          <w:p>
            <w:r>
              <w:rPr>
                <w:b/>
                <w:sz w:val="20"/>
              </w:rPr>
              <w:t>78.908</w:t>
            </w:r>
          </w:p>
        </w:tc>
        <w:tc>
          <w:tcPr>
            <w:tcW w:type="dxa" w:w="2929"/>
          </w:tcPr>
          <w:p>
            <w:r>
              <w:rPr>
                <w:b w:val="0"/>
                <w:sz w:val="20"/>
              </w:rPr>
              <w:t>EDOs de la cohorte estricta (8 pacientes) con contexto de estado</w:t>
            </w:r>
          </w:p>
        </w:tc>
        <w:tc>
          <w:tcPr>
            <w:tcW w:type="dxa" w:w="2929"/>
          </w:tcPr>
          <w:p>
            <w:r>
              <w:rPr>
                <w:b w:val="0"/>
                <w:sz w:val="20"/>
              </w:rPr>
              <w:t>Modelos supervisados a nivel evento (Cap. 6)</w:t>
            </w:r>
          </w:p>
        </w:tc>
      </w:tr>
      <w:tr>
        <w:tc>
          <w:tcPr>
            <w:tcW w:type="dxa" w:w="2929"/>
          </w:tcPr>
          <w:p>
            <w:r>
              <w:rPr>
                <w:b/>
                <w:sz w:val="20"/>
              </w:rPr>
              <w:t>76.053</w:t>
            </w:r>
          </w:p>
        </w:tc>
        <w:tc>
          <w:tcPr>
            <w:tcW w:type="dxa" w:w="2929"/>
          </w:tcPr>
          <w:p>
            <w:r>
              <w:rPr>
                <w:b w:val="0"/>
                <w:sz w:val="20"/>
              </w:rPr>
              <w:t>EDOs estrictos con vector de contexto temporal completo</w:t>
            </w:r>
          </w:p>
        </w:tc>
        <w:tc>
          <w:tcPr>
            <w:tcW w:type="dxa" w:w="2929"/>
          </w:tcPr>
          <w:p>
            <w:r>
              <w:rPr>
                <w:b w:val="0"/>
                <w:sz w:val="20"/>
              </w:rPr>
              <w:t>Predicción de evento severo, Bloque B (Cap. 6 §6.9–6.10)</w:t>
            </w:r>
          </w:p>
        </w:tc>
      </w:tr>
    </w:tbl>
    <w:p>
      <w:r>
        <w:rPr>
          <w:i/>
          <w:sz w:val="18"/>
        </w:rPr>
        <w:t>Nota. Los seis universos son subconjuntos anidados del corpus de 85.286 EDOs detectados, producto de filtros sucesivos de calidad de señal, asignación de estado PAC y selección de cohorte. Todas las cifras provienen del pipeline PAC_v3 (NB01–NB07).</w:t>
      </w:r>
    </w:p>
    <w:p w14:paraId="3A9F30A5" w14:textId="77777777" w:rsidR="009E71D4" w:rsidRPr="0046701C" w:rsidRDefault="00000000" w:rsidP="0046701C">
      <w:pPr>
        <w:pStyle w:val="Ttulo2"/>
      </w:pPr>
      <w:r>
        <w:t>3.4  Fenotipado morfológico de eventos — Nivel Evento</w:t>
      </w:r>
    </w:p>
    <w:p w14:paraId="2319746E" w14:textId="77777777" w:rsidR="002B672D" w:rsidRPr="002B672D" w:rsidRDefault="002B672D" w:rsidP="002B672D">
      <w:pPr>
        <w:pStyle w:val="font-claude-response-body"/>
        <w:spacing w:line="360" w:lineRule="auto"/>
        <w:jc w:val="both"/>
        <w:rPr>
          <w:rFonts w:asciiTheme="minorHAnsi" w:hAnsiTheme="minorHAnsi"/>
          <w:b/>
          <w:bCs/>
        </w:rPr>
      </w:pPr>
      <w:r>
        <w:rPr>
          <w:rStyle w:val="Fuerte"/>
          <w:rFonts w:asciiTheme="minorHAnsi" w:hAnsiTheme="minorHAnsi"/>
          <w:b w:val="0"/>
          <w:bCs w:val="0"/>
        </w:rPr>
        <w:t>Cada EDO se representa por su serie temporal normalizada de 30 puntos (curve_p00–curve_p29), obtenida por remuestreo lineal de la curva de SpO₂ sobre la duración del evento. Esta representación de longitud fija permite comparar eventos de duraciones distintas en un espacio métrico común. Un análisis PCA exploratorio sobre las 85.277 curvas confirma que el espacio morfológico es de baja dimensionalidad: tres componentes explican el 83,9 % de la varianza (PC1 = 62,9 %, profundidad del nadir; PC2 = 14,0 %, asimetría desaturación/recuperación; PC3 = 7,0 %, momento del nadir).</w:t>
      </w:r>
    </w:p>
    <w:p w14:paraId="22945876" w14:textId="77777777" w:rsidR="002B672D" w:rsidRPr="002B672D" w:rsidRDefault="002B672D" w:rsidP="002B672D">
      <w:pPr>
        <w:pStyle w:val="font-claude-response-body"/>
        <w:spacing w:line="360" w:lineRule="auto"/>
        <w:jc w:val="both"/>
        <w:rPr>
          <w:rFonts w:asciiTheme="minorHAnsi" w:hAnsiTheme="minorHAnsi"/>
          <w:b/>
          <w:bCs/>
        </w:rPr>
      </w:pPr>
      <w:r>
        <w:rPr>
          <w:rStyle w:val="Fuerte"/>
          <w:rFonts w:asciiTheme="minorHAnsi" w:hAnsiTheme="minorHAnsi"/>
          <w:b w:val="0"/>
          <w:bCs w:val="0"/>
        </w:rPr>
        <w:t>El K-means (MacQueen, 1967) se entrena directamente sobre las curvas originales de 30 puntos, con K seleccionado por el criterio del codo y la métrica Silhouette (Rousseeuw, 1987). El máximo local en K = 5 (coeficiente = 0,386) determina cinco morfotipos de curva: C1 (subcrítico, 64,7 %), C2 (leve-gradual, 25,0 %), C3 (severo agudo, 4,3 %), C4 (severo escalonado, 5,0 %) y C5 (progresivo crítico, 1,0 %). Los morfotipos C4+C5 se definen como severos. El modelo se entrena una única vez sobre el corpus completo y se aplica a todas las noches, garantizando consistencia del espacio de morfotipos. El ARI (definido en §3.3.3) opera como segunda dimensión de caracterización: donde los morfotipos capturan la forma de la caída de SpO₂, el ARI captura la intensidad de la respuesta autonómica ante esa caída.</w:t>
      </w:r>
    </w:p>
    <w:p w14:paraId="13D4D35B" w14:textId="77777777" w:rsidR="009E71D4" w:rsidRPr="0046701C" w:rsidRDefault="00000000" w:rsidP="0046701C">
      <w:pPr>
        <w:pStyle w:val="Ttulo2"/>
      </w:pPr>
      <w:r>
        <w:t>3.5  Estados dinámicos multiescala — Nivel Noche</w:t>
      </w:r>
    </w:p>
    <w:p w14:paraId="66BCF896" w14:textId="04D2A42D" w:rsidR="009E71D4" w:rsidRPr="0046701C" w:rsidRDefault="00000000">
      <w:pPr>
        <w:spacing w:after="200" w:line="360" w:lineRule="auto"/>
        <w:jc w:val="both"/>
        <w:rPr>
          <w:rFonts w:asciiTheme="minorHAnsi" w:hAnsiTheme="minorHAnsi"/>
        </w:rPr>
      </w:pPr>
      <w:r>
        <w:rPr>
          <w:rFonts w:asciiTheme="minorHAnsi" w:hAnsiTheme="minorHAnsi"/>
        </w:rPr>
        <w:t>La noche se particiona en ventanas temporales disjuntas a tres escalas complementarias:</w:t>
      </w:r>
      <w:r>
        <w:rPr>
          <w:rFonts w:asciiTheme="minorHAnsi" w:hAnsiTheme="minorHAnsi"/>
          <w:b/>
          <w:bCs/>
        </w:rPr>
        <w:t xml:space="preserve"> S</w:t>
      </w:r>
      <w:r>
        <w:rPr>
          <w:rFonts w:asciiTheme="minorHAnsi" w:hAnsiTheme="minorHAnsi"/>
        </w:rPr>
        <w:t xml:space="preserve"> (30 s), que captura la microdinámica peri-evento; </w:t>
      </w:r>
      <w:r>
        <w:rPr>
          <w:rFonts w:asciiTheme="minorHAnsi" w:hAnsiTheme="minorHAnsi"/>
          <w:b/>
          <w:bCs/>
        </w:rPr>
        <w:t>M</w:t>
      </w:r>
      <w:r>
        <w:rPr>
          <w:rFonts w:asciiTheme="minorHAnsi" w:hAnsiTheme="minorHAnsi"/>
        </w:rPr>
        <w:t xml:space="preserve"> (5 min), que </w:t>
        <w:lastRenderedPageBreak/>
        <w:t>captura la mesodinámica autonómica; y</w:t>
      </w:r>
      <w:r>
        <w:rPr>
          <w:rFonts w:asciiTheme="minorHAnsi" w:hAnsiTheme="minorHAnsi"/>
          <w:b/>
          <w:bCs/>
        </w:rPr>
        <w:t xml:space="preserve"> L</w:t>
      </w:r>
      <w:r>
        <w:rPr>
          <w:rFonts w:asciiTheme="minorHAnsi" w:hAnsiTheme="minorHAnsi"/>
        </w:rPr>
        <w:t xml:space="preserve"> (30 min), que captura la macrodinámica nocturna. El Capítulo 5 demuestra que cada escala captura una dimensión distinta de la fisiología nocturna: S predice la frecuencia de eventos, M la carga hipóxica acumulada, y L la arquitectura nocturna global.</w:t>
      </w:r>
    </w:p>
    <w:p w14:paraId="3C5395B3" w14:textId="636E4462" w:rsidR="00A60BC1" w:rsidRPr="00A60BC1" w:rsidRDefault="00A60BC1" w:rsidP="00A60BC1">
      <w:pPr>
        <w:pStyle w:val="NormalWeb"/>
        <w:spacing w:line="360" w:lineRule="auto"/>
        <w:jc w:val="both"/>
        <w:rPr>
          <w:rFonts w:asciiTheme="minorHAnsi" w:hAnsiTheme="minorHAnsi"/>
          <w:b/>
          <w:bCs/>
        </w:rPr>
      </w:pPr>
      <w:r>
        <w:rPr>
          <w:rStyle w:val="Fuerte"/>
          <w:rFonts w:asciiTheme="minorHAnsi" w:hAnsiTheme="minorHAnsi"/>
          <w:b w:val="0"/>
          <w:bCs w:val="0"/>
        </w:rPr>
        <w:t xml:space="preserve">Cada ventana se caracteriza por un vector de 24 features que combina tres fuentes: </w:t>
      </w:r>
      <w:r>
        <w:rPr>
          <w:rStyle w:val="Fuerte"/>
          <w:rFonts w:asciiTheme="minorHAnsi" w:hAnsiTheme="minorHAnsi"/>
        </w:rPr>
        <w:t>estadísticas de señal fisiológica</w:t>
      </w:r>
      <w:r>
        <w:rPr>
          <w:rStyle w:val="Fuerte"/>
          <w:rFonts w:asciiTheme="minorHAnsi" w:hAnsiTheme="minorHAnsi"/>
          <w:b w:val="0"/>
          <w:bCs w:val="0"/>
        </w:rPr>
        <w:t xml:space="preserve"> (media y variabilidad de SpO₂ y FC, fracción de movimiento), </w:t>
      </w:r>
      <w:r>
        <w:rPr>
          <w:rStyle w:val="Fuerte"/>
          <w:rFonts w:asciiTheme="minorHAnsi" w:hAnsiTheme="minorHAnsi"/>
        </w:rPr>
        <w:t>densidad de morfotipos</w:t>
      </w:r>
      <w:r>
        <w:rPr>
          <w:rStyle w:val="Fuerte"/>
          <w:rFonts w:asciiTheme="minorHAnsi" w:hAnsiTheme="minorHAnsi"/>
          <w:b w:val="0"/>
          <w:bCs w:val="0"/>
        </w:rPr>
        <w:t xml:space="preserve"> (conteo de EDOs por tipo C1–C5 y ARI medio en la ventana), y </w:t>
      </w:r>
      <w:r>
        <w:rPr>
          <w:rStyle w:val="Fuerte"/>
          <w:rFonts w:asciiTheme="minorHAnsi" w:hAnsiTheme="minorHAnsi"/>
        </w:rPr>
        <w:t>composición de estadios de sueño</w:t>
      </w:r>
      <w:r>
        <w:rPr>
          <w:rStyle w:val="Fuerte"/>
          <w:rFonts w:asciiTheme="minorHAnsi" w:hAnsiTheme="minorHAnsi"/>
          <w:b w:val="0"/>
          <w:bCs w:val="0"/>
        </w:rPr>
        <w:t xml:space="preserve"> en tres categorías (vigilia, sueño ligero y sueño profundo), </w:t>
      </w:r>
      <w:r>
        <w:rPr>
          <w:rFonts w:asciiTheme="minorHAnsi" w:hAnsiTheme="minorHAnsi"/>
        </w:rPr>
        <w:t xml:space="preserve">derivadas del colapso de las cuatro etapas de sueño reportadas por el dispositivo, cuyas distribuciones resultaron inconsistentes con los patrones fisiológicos esperados, por lo que se redujeron a tres categorías operativas con mayor coherencia empírica. </w:t>
      </w:r>
      <w:r>
        <w:rPr>
          <w:rStyle w:val="Fuerte"/>
          <w:rFonts w:asciiTheme="minorHAnsi" w:hAnsiTheme="minorHAnsi"/>
          <w:b w:val="0"/>
          <w:bCs w:val="0"/>
        </w:rPr>
        <w:t xml:space="preserve">Sobre el pool de ventanas de la cohorte estricta (8 pacientes, ≥ 10 noches </w:t>
      </w:r>
      <w:r>
        <w:rPr>
          <w:rStyle w:val="Fuerte"/>
          <w:rFonts w:asciiTheme="minorHAnsi" w:hAnsiTheme="minorHAnsi"/>
          <w:b w:val="0"/>
          <w:bCs w:val="0"/>
          <w:i/>
          <w:iCs/>
        </w:rPr>
        <w:t>in_quality</w:t>
      </w:r>
      <w:r>
        <w:rPr>
          <w:rStyle w:val="Fuerte"/>
          <w:rFonts w:asciiTheme="minorHAnsi" w:hAnsiTheme="minorHAnsi"/>
          <w:b w:val="0"/>
          <w:bCs w:val="0"/>
        </w:rPr>
        <w:t xml:space="preserve">) se entrena un K-means independiente por escala, con K seleccionado por codo + Silhouette: K = 7 para escala S (estados S0–S6), K = 5 para escala M (M0–M4) y K = 4 para escala L (L0–L3). El modelo entrenado se aplica luego al conjunto completo de 560 noches. A partir de la secuencia de estados de cada noche </w:t>
      </w:r>
      <w:del w:id="90031" w:author="Claude" w:date="2026-06-07T12:00:00Z">
        <w:r>
          <w:rPr>
            <w:rStyle w:val="Fuerte"/>
            <w:rFonts w:asciiTheme="minorHAnsi" w:hAnsiTheme="minorHAnsi"/>
            <w:b w:val="0"/>
            <w:bCs w:val="0"/>
          </w:rPr>
          <w:delText xml:space="preserve">se calculan 26 features nocturnas: 15 fracciones de estado</w:delText>
        </w:r>
      </w:del>
      <w:ins w:id="90032" w:author="Claude" w:date="2026-06-07T12:00:00Z">
        <w:r>
          <w:rPr>
            <w:rStyle w:val="Fuerte"/>
            <w:rFonts w:asciiTheme="minorHAnsi" w:hAnsiTheme="minorHAnsi"/>
            <w:b w:val="0"/>
            <w:bCs w:val="0"/>
          </w:rPr>
          <w:t xml:space="preserve">se calculan 21 features multiescala PAC: 15 fracciones de estado</w:t>
        </w:r>
      </w:ins>
      <w:r>
        <w:rPr>
          <w:rStyle w:val="Fuerte"/>
          <w:rFonts w:asciiTheme="minorHAnsi" w:hAnsiTheme="minorHAnsi"/>
          <w:b w:val="0"/>
          <w:bCs w:val="0"/>
        </w:rPr>
        <w:t xml:space="preserve"> (proporción de tiempo en cada estado por escala), 3 entropías de Shannon, que cuantifican cuán distribuido está el tiempo nocturno entre los estados disponibles, con valores bajos cuando la noche estuvo dominada por uno o dos estados y valores altos cuando el sistema transitó por múltiples estados sin régimen sostenido </w:t>
      </w:r>
      <w:del w:id="94003" w:author="Claude" w:date="2026-06-07T12:00:00Z">
        <w:r>
          <w:rPr>
            <w:rStyle w:val="Fuerte"/>
            <w:rFonts w:asciiTheme="minorHAnsi" w:hAnsiTheme="minorHAnsi"/>
            <w:b w:val="0"/>
            <w:bCs w:val="0"/>
          </w:rPr>
          <w:delText xml:space="preserve">(fragmentación), , </w:delText>
        </w:r>
      </w:del>
      <w:ins w:id="94004" w:author="Claude" w:date="2026-06-07T12:00:00Z">
        <w:r>
          <w:rPr>
            <w:rStyle w:val="Fuerte"/>
            <w:rFonts w:asciiTheme="minorHAnsi" w:hAnsiTheme="minorHAnsi"/>
            <w:b w:val="0"/>
            <w:bCs w:val="0"/>
          </w:rPr>
          <w:t xml:space="preserve">(fragmentación), </w:t>
        </w:r>
      </w:ins>
      <w:del w:id="90033" w:author="Claude" w:date="2026-06-07T12:00:00Z">
        <w:r>
          <w:rPr>
            <w:rStyle w:val="Fuerte"/>
            <w:rFonts w:asciiTheme="minorHAnsi" w:hAnsiTheme="minorHAnsi"/>
            <w:b w:val="0"/>
            <w:bCs w:val="0"/>
          </w:rPr>
          <w:delText xml:space="preserve">3 tasas de transición entre estados y 5 variables adicionales de contexto temporal extraídas de nights.parquet. Estas 26 features se incorporan a </w:delText>
        </w:r>
      </w:del>
      <w:ins w:id="90034" w:author="Claude" w:date="2026-06-07T12:00:00Z">
        <w:r>
          <w:rPr>
            <w:rStyle w:val="Fuerte"/>
            <w:rFonts w:asciiTheme="minorHAnsi" w:hAnsiTheme="minorHAnsi"/>
            <w:b w:val="0"/>
            <w:bCs w:val="0"/>
          </w:rPr>
          <w:t xml:space="preserve">3 tasas de transición entre estados; junto con 5 variables adicionales de contexto temporal extraídas de nights.parquet conforman el bloque de 26 features nocturnas, que se incorpora a </w:t>
        </w:r>
      </w:ins>
      <w:r>
        <w:rPr>
          <w:rStyle w:val="Fuerte"/>
          <w:rFonts w:asciiTheme="minorHAnsi" w:hAnsiTheme="minorHAnsi"/>
          <w:b w:val="0"/>
          <w:bCs w:val="0"/>
          <w:i/>
          <w:iCs/>
        </w:rPr>
        <w:t>nights.parquet</w:t>
      </w:r>
      <w:r>
        <w:rPr>
          <w:rStyle w:val="Fuerte"/>
          <w:rFonts w:asciiTheme="minorHAnsi" w:hAnsiTheme="minorHAnsi"/>
          <w:b w:val="0"/>
          <w:bCs w:val="0"/>
        </w:rPr>
        <w:t xml:space="preserve"> como insumo de los modelos del Nivel 3. Las matrices de transición entre estados consecutivos se analizan como cadenas de Markov de primer orden para identificar qué estados tienden a perpetuarse y qué secuencias de estados conducen sistemáticamente hacia condiciones de mayor riesgo (Norris, 1997).</w:t>
      </w:r>
    </w:p>
    <w:p w14:paraId="6F7575A7" w14:textId="466B6F96" w:rsidR="009E71D4" w:rsidRPr="0046701C" w:rsidRDefault="00000000" w:rsidP="0046701C">
      <w:pPr>
        <w:pStyle w:val="Ttulo2"/>
      </w:pPr>
      <w:r>
        <w:t xml:space="preserve">3.6  Modelos predictivos — Nivel Paciente </w:t>
      </w:r>
    </w:p>
    <w:p w14:paraId="082F89F9" w14:textId="7E43F287" w:rsidR="009E71D4" w:rsidRPr="0046701C" w:rsidRDefault="00000000">
      <w:pPr>
        <w:spacing w:after="200" w:line="360" w:lineRule="auto"/>
        <w:jc w:val="both"/>
        <w:rPr>
          <w:rFonts w:asciiTheme="minorHAnsi" w:hAnsiTheme="minorHAnsi"/>
        </w:rPr>
      </w:pPr>
      <w:r>
        <w:rPr>
          <w:rFonts w:asciiTheme="minorHAnsi" w:hAnsiTheme="minorHAnsi"/>
        </w:rPr>
        <w:t xml:space="preserve">La matriz de diseño integra </w:t>
      </w:r>
      <w:r>
        <w:rPr>
          <w:rFonts w:asciiTheme="minorHAnsi" w:hAnsiTheme="minorHAnsi"/>
          <w:i/>
          <w:iCs/>
        </w:rPr>
        <w:t xml:space="preserve">nights.parquet, night_multiscale_features.parquet y patients.parquet </w:t>
      </w:r>
      <w:r>
        <w:rPr>
          <w:rFonts w:asciiTheme="minorHAnsi" w:hAnsiTheme="minorHAnsi"/>
        </w:rPr>
        <w:t xml:space="preserve">en un vector de ~50 features nocturnas. Se evalúan LightGBM (Ke et </w:t>
        <w:lastRenderedPageBreak/>
        <w:t>al., 2017) y regresión logística como baseline. La variable dependiente es la categoría de severidad AASM definida por ODI3 en formulación de cuatro clases y binaria (≥ Moderado). Una evaluación de aportes por bloques (PAC States, morfotipos, features clínicas convencionales, ARI) cuantifica la contribución marginal de cada representación al modelo conjunto. La validación se realiza en LOPO-CV con n efectivo = 8 pacientes (cohorte estricta).</w:t>
      </w:r>
    </w:p>
    <w:p w14:paraId="22CCC424" w14:textId="10A99191" w:rsidR="009E71D4" w:rsidRPr="0046701C" w:rsidRDefault="00000000">
      <w:pPr>
        <w:spacing w:after="200" w:line="360" w:lineRule="auto"/>
        <w:jc w:val="both"/>
        <w:rPr>
          <w:rFonts w:asciiTheme="minorHAnsi" w:hAnsiTheme="minorHAnsi"/>
        </w:rPr>
      </w:pPr>
      <w:r>
        <w:rPr>
          <w:rFonts w:asciiTheme="minorHAnsi" w:hAnsiTheme="minorHAnsi"/>
        </w:rPr>
        <w:t xml:space="preserve">Un segundo módulo estima la probabilidad de que el siguiente EDO sea morfológicamente severo (C4 o C5) a partir del contexto PAC inmediato, estado activo en las tres escalas, historial reciente de estados y densidad de morfotipos. Como síntesis clínica de ambos módulos, se construye el </w:t>
      </w:r>
      <w:r>
        <w:rPr>
          <w:rFonts w:asciiTheme="minorHAnsi" w:hAnsiTheme="minorHAnsi"/>
          <w:b/>
          <w:bCs/>
        </w:rPr>
        <w:t>Risk Score PAC</w:t>
      </w:r>
      <w:r>
        <w:rPr>
          <w:rFonts w:asciiTheme="minorHAnsi" w:hAnsiTheme="minorHAnsi"/>
        </w:rPr>
        <w:t xml:space="preserve">: un índice continuo en escala 0–100 que combina la probabilidad de evento severo (peso 0,40) y la probabilidad de noche de alto riesgo (peso 0,60), calculado sobre el registro ya procesado para fenotipado post-diagnóstico y seguimiento longitudinal. Valores por debajo de 30 correspondieron a noches </w:t>
      </w:r>
      <w:r>
        <w:rPr>
          <w:rFonts w:asciiTheme="minorHAnsi" w:hAnsiTheme="minorHAnsi"/>
          <w:i/>
          <w:iCs/>
        </w:rPr>
        <w:t>Normal o Leve</w:t>
      </w:r>
      <w:r>
        <w:rPr>
          <w:rFonts w:asciiTheme="minorHAnsi" w:hAnsiTheme="minorHAnsi"/>
        </w:rPr>
        <w:t xml:space="preserve">, mientras que valores superiores a 60 identificaron el 100 % de las noches </w:t>
      </w:r>
      <w:r>
        <w:rPr>
          <w:rFonts w:asciiTheme="minorHAnsi" w:hAnsiTheme="minorHAnsi"/>
          <w:i/>
          <w:iCs/>
        </w:rPr>
        <w:t>Severas</w:t>
      </w:r>
      <w:r>
        <w:rPr>
          <w:rFonts w:asciiTheme="minorHAnsi" w:hAnsiTheme="minorHAnsi"/>
        </w:rPr>
        <w:t xml:space="preserve"> y </w:t>
      </w:r>
      <w:del w:id="92601" w:author="Claude" w:date="2026-06-07T12:00:00Z">
        <w:r>
          <w:rPr>
            <w:rFonts w:asciiTheme="minorHAnsi" w:hAnsiTheme="minorHAnsi"/>
          </w:rPr>
          <w:delText xml:space="preserve">el 74,3 % de las</w:delText>
        </w:r>
      </w:del>
      <w:ins w:id="92602" w:author="Claude" w:date="2026-06-07T12:00:00Z">
        <w:r>
          <w:rPr>
            <w:rFonts w:asciiTheme="minorHAnsi" w:hAnsiTheme="minorHAnsi"/>
          </w:rPr>
          <w:t xml:space="preserve">el 77,6 % de las</w:t>
        </w:r>
      </w:ins>
      <w:r>
        <w:rPr>
          <w:rFonts w:asciiTheme="minorHAnsi" w:hAnsiTheme="minorHAnsi"/>
        </w:rPr>
        <w:t xml:space="preserve"> </w:t>
      </w:r>
      <w:r>
        <w:rPr>
          <w:rFonts w:asciiTheme="minorHAnsi" w:hAnsiTheme="minorHAnsi"/>
          <w:i/>
          <w:iCs/>
        </w:rPr>
        <w:t>Moderadas</w:t>
      </w:r>
      <w:r>
        <w:rPr>
          <w:rFonts w:asciiTheme="minorHAnsi" w:hAnsiTheme="minorHAnsi"/>
        </w:rPr>
        <w:t>; estos umbrales son operativos y requieren validación prospectiva antes de su uso clínico.</w:t>
      </w:r>
    </w:p>
    <w:p w14:paraId="248D52C6" w14:textId="6580D456" w:rsidR="009E71D4" w:rsidRPr="0046701C" w:rsidRDefault="00000000" w:rsidP="0046701C">
      <w:pPr>
        <w:pStyle w:val="Ttulo2"/>
      </w:pPr>
      <w:r>
        <w:t xml:space="preserve">3.7  Predicción prospectiva con lead time clínico </w:t>
      </w:r>
    </w:p>
    <w:p w14:paraId="5CAD4A86" w14:textId="00C9F359" w:rsidR="009E71D4" w:rsidRPr="0046701C" w:rsidRDefault="00FA18E7">
      <w:pPr>
        <w:spacing w:after="200" w:line="360" w:lineRule="auto"/>
        <w:jc w:val="both"/>
        <w:rPr>
          <w:rFonts w:asciiTheme="minorHAnsi" w:hAnsiTheme="minorHAnsi"/>
        </w:rPr>
      </w:pPr>
      <w:r>
        <w:rPr>
          <w:rFonts w:asciiTheme="minorHAnsi" w:hAnsiTheme="minorHAnsi"/>
        </w:rPr>
        <w:t xml:space="preserve">Un módulo adicional extiende el análisis al dominio temporal prospectivo: sin señal de evento activo, </w:t>
      </w:r>
      <w:r>
        <w:rPr>
          <w:rFonts w:asciiTheme="minorHAnsi" w:hAnsiTheme="minorHAnsi"/>
          <w:b/>
          <w:bCs/>
        </w:rPr>
        <w:t>¿puede el estado fisiológico PAC actual anticipar la ocurrencia de un evento severo en los próximos Δt minutos?</w:t>
      </w:r>
      <w:r>
        <w:rPr>
          <w:rFonts w:asciiTheme="minorHAnsi" w:hAnsiTheme="minorHAnsi"/>
        </w:rPr>
        <w:t xml:space="preserve"> Se generan 452.955 ventanas de 30 s, excluyendo ventanas con evento activo, para cuatro horizontes </w:t>
      </w:r>
      <w:r>
        <w:rPr>
          <w:rFonts w:ascii="Courier New" w:hAnsi="Courier New" w:cs="Courier New"/>
        </w:rPr>
        <w:t xml:space="preserve">H </w:t>
      </w:r>
      <w:r>
        <w:rPr>
          <w:rFonts w:ascii="Cambria Math" w:hAnsi="Cambria Math" w:cs="Cambria Math"/>
        </w:rPr>
        <w:t>∈</w:t>
      </w:r>
      <w:r>
        <w:rPr>
          <w:rFonts w:ascii="Courier New" w:hAnsi="Courier New" w:cs="Courier New"/>
        </w:rPr>
        <w:t xml:space="preserve"> {2, 5, 10, 15} min</w:t>
      </w:r>
      <w:r>
        <w:rPr>
          <w:rFonts w:asciiTheme="minorHAnsi" w:hAnsiTheme="minorHAnsi"/>
        </w:rPr>
        <w:t>, cada una caracterizada por el vector PAC más features de historial acumulado (coupling index acumulado, conteo de severos, tiempo desde el último EDO). Los horizontes se evalúan bajo tres criterios: margen suficiente para el tiempo de activación del pulsioxímetro (&gt; 90 s), rendimiento discriminativo en LOPO-CV (AUC y Average Precision), y valor predictivo positivo operacional en el umbral de Youden. El horizonte H = 5 min resulta óptimo según estos criterios.</w:t>
      </w:r>
    </w:p>
    <w:p w14:paraId="7F10D34A" w14:textId="77777777" w:rsidR="009E71D4" w:rsidRPr="0046701C" w:rsidRDefault="00000000" w:rsidP="0046701C">
      <w:pPr>
        <w:pStyle w:val="Ttulo2"/>
      </w:pPr>
      <w:r>
        <w:t>3.8  Estrategia de validación estadística</w:t>
      </w:r>
    </w:p>
    <w:p w14:paraId="4386AB34" w14:textId="77777777" w:rsidR="009E71D4" w:rsidRPr="0046701C" w:rsidRDefault="00000000">
      <w:pPr>
        <w:spacing w:after="200" w:line="360" w:lineRule="auto"/>
        <w:jc w:val="both"/>
        <w:rPr>
          <w:rFonts w:asciiTheme="minorHAnsi" w:hAnsiTheme="minorHAnsi"/>
        </w:rPr>
      </w:pPr>
      <w:r>
        <w:rPr>
          <w:rFonts w:asciiTheme="minorHAnsi" w:hAnsiTheme="minorHAnsi"/>
        </w:rPr>
        <w:lastRenderedPageBreak/>
        <w:t>Toda la validación de modelos predictivos se realiza mediante Leave-One-Patient-Out Cross-Validation (LOPO-CV): cada fold excluye la totalidad de las noches de un paciente del entrenamiento y las utiliza como conjunto de test. Esta estrategia respeta la no-independencia estadística entre noches del mismo paciente. La unidad efectiva de análisis es el paciente (n efectivo = 8 en cohorte estricta), no la noche (n = 540): la potencia estadística corresponde a 8 observaciones independientes.</w:t>
      </w:r>
    </w:p>
    <w:p w14:paraId="2062C455" w14:textId="732A52B7" w:rsidR="009E71D4" w:rsidRPr="0046701C" w:rsidRDefault="00000000">
      <w:pPr>
        <w:spacing w:after="200" w:line="360" w:lineRule="auto"/>
        <w:jc w:val="both"/>
        <w:rPr>
          <w:rFonts w:asciiTheme="minorHAnsi" w:hAnsiTheme="minorHAnsi"/>
        </w:rPr>
      </w:pPr>
      <w:r>
        <w:rPr>
          <w:rFonts w:asciiTheme="minorHAnsi" w:hAnsiTheme="minorHAnsi"/>
        </w:rPr>
        <w:t>La estabilidad de las métricas ante la variabilidad intraindividual se evalúa mediante tres procedimientos complementarios: el coeficiente de correlación intraclase ICC(1,1) (Koo &amp; Li, 2016), que cuantifica qué fracción de la variabilidad total de una métrica es atribuible a diferencias genuinas entre pacientes y no a fluctuaciones noche a noche; análisis de Bland-Altman (Bland &amp; Altman, 1986), que compara la estimación de una sola noche contra el promedio multinoche evaluando sesgo sistemático y límites de acuerdo; y curvas de estabilización bootstrap del MAE (300 iteraciones), que estiman cuántas noches son necesarias para que el error de estimación caiga por debajo de un umbral operacional.</w:t>
      </w:r>
    </w:p>
    <w:p w14:paraId="0812AD93" w14:textId="77777777" w:rsidR="009E71D4" w:rsidRPr="0046701C" w:rsidRDefault="00000000">
      <w:pPr>
        <w:spacing w:after="200" w:line="360" w:lineRule="auto"/>
        <w:jc w:val="both"/>
        <w:rPr>
          <w:rFonts w:asciiTheme="minorHAnsi" w:hAnsiTheme="minorHAnsi"/>
        </w:rPr>
      </w:pPr>
      <w:r>
        <w:rPr>
          <w:rFonts w:asciiTheme="minorHAnsi" w:hAnsiTheme="minorHAnsi"/>
        </w:rPr>
        <w:t>Los modelos LightGBM se interpretan mediante valores SHAP (Lundberg &amp; Lee, 2017), que asignan a cada feature una contribución marginal al output del modelo por instancia de predicción, permitiendo identificar las variables dominantes y la dirección de su efecto. Los valores de p calculados sobre 85.277 EDOs o 560 noches deben interpretarse con cautela extrema: con n tan grande, cualquier diferencia produce p significativo; el énfasis interpretativo se pone en tamaños de efecto (ρ, AUC, ICC, AP) y consistencia entre folds LOPO-CV (Wasserstein &amp; Lazar, 2016).</w:t>
      </w:r>
    </w:p>
    <w:p>
      <w:r>
        <w:rPr>
          <w:rFonts w:ascii="Arial" w:hAnsi="Arial"/>
        </w:rPr>
        <w:t>El Capítulo 4 reporta los resultados del primer nivel de análisis: el fenotipado morfológico de los EDOs y la caracterización empírica del ARI.</w:t>
      </w:r>
    </w:p>
    <w:p w14:paraId="4F9998D3" w14:textId="5C49C94E" w:rsidR="009E71D4" w:rsidRPr="0046701C" w:rsidRDefault="009E71D4">
      <w:pPr>
        <w:spacing w:before="400"/>
        <w:rPr>
          <w:rFonts w:asciiTheme="minorHAnsi" w:hAnsiTheme="minorHAnsi"/>
        </w:rPr>
      </w:pPr>
    </w:p>
    <w:sectPr w:rsidR="009E71D4" w:rsidRPr="0046701C">
      <w:headerReference w:type="default" r:id="rId7"/>
      <w:footerReference w:type="default" r:id="rId8"/>
      <w:pgSz w:w="11906" w:h="16838"/>
      <w:pgMar w:top="1701" w:right="1418" w:bottom="1701"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E45C86" w14:textId="77777777" w:rsidR="00B07184" w:rsidRDefault="00B07184" w:rsidP="004B3DE8">
      <w:r>
        <w:separator/>
      </w:r>
    </w:p>
  </w:endnote>
  <w:endnote w:type="continuationSeparator" w:id="0">
    <w:p w14:paraId="3D777A74" w14:textId="77777777" w:rsidR="00B07184" w:rsidRDefault="00B07184" w:rsidP="004B3D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A9701" w14:textId="77777777" w:rsidR="0046701C" w:rsidRDefault="0046701C" w:rsidP="0046701C">
    <w:pPr>
      <w:pBdr>
        <w:top w:val="single" w:sz="4" w:space="0" w:color="D1D5DB"/>
      </w:pBdr>
      <w:spacing w:before="120"/>
      <w:jc w:val="right"/>
    </w:pPr>
    <w:r>
      <w:rPr>
        <w:color w:val="6B7280"/>
        <w:sz w:val="18"/>
        <w:szCs w:val="18"/>
      </w:rPr>
      <w:t xml:space="preserve">Roberto Inza · Universidad Austral · 2026        </w:t>
    </w:r>
    <w:r>
      <w:rPr>
        <w:color w:val="6B7280"/>
        <w:sz w:val="18"/>
        <w:szCs w:val="18"/>
      </w:rPr>
      <w:fldChar w:fldCharType="begin"/>
    </w:r>
    <w:r>
      <w:rPr>
        <w:color w:val="6B7280"/>
        <w:sz w:val="18"/>
        <w:szCs w:val="18"/>
      </w:rPr>
      <w:instrText>PAGE</w:instrText>
    </w:r>
    <w:r>
      <w:rPr>
        <w:color w:val="6B7280"/>
        <w:sz w:val="18"/>
        <w:szCs w:val="18"/>
      </w:rPr>
      <w:fldChar w:fldCharType="separate"/>
    </w:r>
    <w:r>
      <w:rPr>
        <w:color w:val="6B7280"/>
        <w:sz w:val="18"/>
        <w:szCs w:val="18"/>
      </w:rPr>
      <w:t>1</w:t>
    </w:r>
    <w:r>
      <w:rPr>
        <w:color w:val="6B7280"/>
        <w:sz w:val="18"/>
        <w:szCs w:val="18"/>
      </w:rPr>
      <w:fldChar w:fldCharType="end"/>
    </w:r>
  </w:p>
  <w:p w14:paraId="6E3CCD86" w14:textId="77777777" w:rsidR="004B3DE8" w:rsidRDefault="004B3DE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22E46A" w14:textId="77777777" w:rsidR="00B07184" w:rsidRDefault="00B07184" w:rsidP="004B3DE8">
      <w:r>
        <w:separator/>
      </w:r>
    </w:p>
  </w:footnote>
  <w:footnote w:type="continuationSeparator" w:id="0">
    <w:p w14:paraId="3A4070A6" w14:textId="77777777" w:rsidR="00B07184" w:rsidRDefault="00B07184" w:rsidP="004B3D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CCD32" w14:textId="30D6A622" w:rsidR="004B3DE8" w:rsidRDefault="004B3DE8" w:rsidP="004B3DE8">
    <w:pPr>
      <w:pBdr>
        <w:bottom w:val="single" w:sz="4" w:space="0" w:color="1E3A5F"/>
      </w:pBdr>
      <w:spacing w:after="120"/>
    </w:pPr>
    <w:r>
      <w:rPr>
        <w:color w:val="6B7280"/>
        <w:sz w:val="18"/>
        <w:szCs w:val="18"/>
      </w:rPr>
      <w:t>Proyecto PAC · Tesis de Maestría</w:t>
    </w:r>
    <w:r>
      <w:rPr>
        <w:i/>
        <w:iCs/>
        <w:color w:val="6B7280"/>
        <w:sz w:val="18"/>
        <w:szCs w:val="18"/>
      </w:rPr>
      <w:t xml:space="preserve">        Capítulo 3 — Materiales y Métodos  (versión resumida v3)</w:t>
    </w:r>
  </w:p>
  <w:p w14:paraId="58EC4F5A" w14:textId="77777777" w:rsidR="004B3DE8" w:rsidRDefault="004B3DE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633CFB"/>
    <w:multiLevelType w:val="hybridMultilevel"/>
    <w:tmpl w:val="39807058"/>
    <w:lvl w:ilvl="0" w:tplc="5496630C">
      <w:start w:val="1"/>
      <w:numFmt w:val="bullet"/>
      <w:lvlText w:val="●"/>
      <w:lvlJc w:val="left"/>
      <w:pPr>
        <w:ind w:left="720" w:hanging="360"/>
      </w:pPr>
    </w:lvl>
    <w:lvl w:ilvl="1" w:tplc="186685B0">
      <w:start w:val="1"/>
      <w:numFmt w:val="bullet"/>
      <w:lvlText w:val="○"/>
      <w:lvlJc w:val="left"/>
      <w:pPr>
        <w:ind w:left="1440" w:hanging="360"/>
      </w:pPr>
    </w:lvl>
    <w:lvl w:ilvl="2" w:tplc="2C72920C">
      <w:start w:val="1"/>
      <w:numFmt w:val="bullet"/>
      <w:lvlText w:val="■"/>
      <w:lvlJc w:val="left"/>
      <w:pPr>
        <w:ind w:left="2160" w:hanging="360"/>
      </w:pPr>
    </w:lvl>
    <w:lvl w:ilvl="3" w:tplc="54DE1AA6">
      <w:start w:val="1"/>
      <w:numFmt w:val="bullet"/>
      <w:lvlText w:val="●"/>
      <w:lvlJc w:val="left"/>
      <w:pPr>
        <w:ind w:left="2880" w:hanging="360"/>
      </w:pPr>
    </w:lvl>
    <w:lvl w:ilvl="4" w:tplc="D2188FCC">
      <w:start w:val="1"/>
      <w:numFmt w:val="bullet"/>
      <w:lvlText w:val="○"/>
      <w:lvlJc w:val="left"/>
      <w:pPr>
        <w:ind w:left="3600" w:hanging="360"/>
      </w:pPr>
    </w:lvl>
    <w:lvl w:ilvl="5" w:tplc="E9200854">
      <w:start w:val="1"/>
      <w:numFmt w:val="bullet"/>
      <w:lvlText w:val="■"/>
      <w:lvlJc w:val="left"/>
      <w:pPr>
        <w:ind w:left="4320" w:hanging="360"/>
      </w:pPr>
    </w:lvl>
    <w:lvl w:ilvl="6" w:tplc="ED986A72">
      <w:start w:val="1"/>
      <w:numFmt w:val="bullet"/>
      <w:lvlText w:val="●"/>
      <w:lvlJc w:val="left"/>
      <w:pPr>
        <w:ind w:left="5040" w:hanging="360"/>
      </w:pPr>
    </w:lvl>
    <w:lvl w:ilvl="7" w:tplc="09DC7BAC">
      <w:start w:val="1"/>
      <w:numFmt w:val="bullet"/>
      <w:lvlText w:val="●"/>
      <w:lvlJc w:val="left"/>
      <w:pPr>
        <w:ind w:left="5760" w:hanging="360"/>
      </w:pPr>
    </w:lvl>
    <w:lvl w:ilvl="8" w:tplc="11A67E18">
      <w:start w:val="1"/>
      <w:numFmt w:val="bullet"/>
      <w:lvlText w:val="●"/>
      <w:lvlJc w:val="left"/>
      <w:pPr>
        <w:ind w:left="6480" w:hanging="360"/>
      </w:pPr>
    </w:lvl>
  </w:abstractNum>
  <w:num w:numId="1" w16cid:durableId="46782209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71D4"/>
    <w:rsid w:val="000106B5"/>
    <w:rsid w:val="00026741"/>
    <w:rsid w:val="00144168"/>
    <w:rsid w:val="00176C20"/>
    <w:rsid w:val="00217A16"/>
    <w:rsid w:val="002442AF"/>
    <w:rsid w:val="002B672D"/>
    <w:rsid w:val="00306850"/>
    <w:rsid w:val="003C1384"/>
    <w:rsid w:val="0046701C"/>
    <w:rsid w:val="004B3DE8"/>
    <w:rsid w:val="005C32D2"/>
    <w:rsid w:val="00650CD4"/>
    <w:rsid w:val="00672645"/>
    <w:rsid w:val="00762E70"/>
    <w:rsid w:val="007912BC"/>
    <w:rsid w:val="00813616"/>
    <w:rsid w:val="00826904"/>
    <w:rsid w:val="00833978"/>
    <w:rsid w:val="00842205"/>
    <w:rsid w:val="009246E2"/>
    <w:rsid w:val="009E71D4"/>
    <w:rsid w:val="009F41E0"/>
    <w:rsid w:val="009F6136"/>
    <w:rsid w:val="00A60BC1"/>
    <w:rsid w:val="00AD05A7"/>
    <w:rsid w:val="00B07184"/>
    <w:rsid w:val="00B54A26"/>
    <w:rsid w:val="00B71F53"/>
    <w:rsid w:val="00B75D18"/>
    <w:rsid w:val="00B9177A"/>
    <w:rsid w:val="00BB0DA8"/>
    <w:rsid w:val="00BC45B4"/>
    <w:rsid w:val="00C64F87"/>
    <w:rsid w:val="00C900C4"/>
    <w:rsid w:val="00C9230C"/>
    <w:rsid w:val="00CB3170"/>
    <w:rsid w:val="00D02C94"/>
    <w:rsid w:val="00D9602C"/>
    <w:rsid w:val="00E92060"/>
    <w:rsid w:val="00F75180"/>
    <w:rsid w:val="00FA18E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4D16BF"/>
  <w15:docId w15:val="{058AE04B-FF26-1145-8D3B-CDBBA52D98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rsid w:val="0046701C"/>
    <w:pPr>
      <w:spacing w:before="300" w:after="120"/>
      <w:outlineLvl w:val="1"/>
    </w:pPr>
    <w:rPr>
      <w:rFonts w:asciiTheme="minorHAnsi" w:hAnsiTheme="minorHAnsi"/>
      <w:b/>
      <w:bCs/>
      <w:color w:val="002060"/>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4B3DE8"/>
    <w:pPr>
      <w:tabs>
        <w:tab w:val="center" w:pos="4419"/>
        <w:tab w:val="right" w:pos="8838"/>
      </w:tabs>
    </w:pPr>
  </w:style>
  <w:style w:type="character" w:customStyle="1" w:styleId="EncabezadoCar">
    <w:name w:val="Encabezado Car"/>
    <w:basedOn w:val="Fuentedeprrafopredeter"/>
    <w:link w:val="Encabezado"/>
    <w:uiPriority w:val="99"/>
    <w:rsid w:val="004B3DE8"/>
  </w:style>
  <w:style w:type="paragraph" w:styleId="Piedepgina">
    <w:name w:val="footer"/>
    <w:basedOn w:val="Normal"/>
    <w:link w:val="PiedepginaCar"/>
    <w:uiPriority w:val="99"/>
    <w:unhideWhenUsed/>
    <w:rsid w:val="004B3DE8"/>
    <w:pPr>
      <w:tabs>
        <w:tab w:val="center" w:pos="4419"/>
        <w:tab w:val="right" w:pos="8838"/>
      </w:tabs>
    </w:pPr>
  </w:style>
  <w:style w:type="character" w:customStyle="1" w:styleId="PiedepginaCar">
    <w:name w:val="Pie de página Car"/>
    <w:basedOn w:val="Fuentedeprrafopredeter"/>
    <w:link w:val="Piedepgina"/>
    <w:uiPriority w:val="99"/>
    <w:rsid w:val="004B3DE8"/>
  </w:style>
  <w:style w:type="paragraph" w:styleId="NormalWeb">
    <w:name w:val="Normal (Web)"/>
    <w:basedOn w:val="Normal"/>
    <w:uiPriority w:val="99"/>
    <w:semiHidden/>
    <w:unhideWhenUsed/>
    <w:rsid w:val="00CB3170"/>
    <w:pPr>
      <w:spacing w:before="100" w:beforeAutospacing="1" w:after="100" w:afterAutospacing="1"/>
    </w:pPr>
  </w:style>
  <w:style w:type="character" w:styleId="Fuerte">
    <w:name w:val="Strong"/>
    <w:basedOn w:val="Fuentedeprrafopredeter"/>
    <w:uiPriority w:val="22"/>
    <w:qFormat/>
    <w:rsid w:val="00CB3170"/>
    <w:rPr>
      <w:b/>
      <w:bCs/>
    </w:rPr>
  </w:style>
  <w:style w:type="paragraph" w:customStyle="1" w:styleId="p1">
    <w:name w:val="p1"/>
    <w:basedOn w:val="Normal"/>
    <w:rsid w:val="00306850"/>
    <w:pPr>
      <w:spacing w:before="100" w:beforeAutospacing="1" w:after="100" w:afterAutospacing="1"/>
    </w:pPr>
  </w:style>
  <w:style w:type="character" w:customStyle="1" w:styleId="absolute">
    <w:name w:val="absolute"/>
    <w:basedOn w:val="Fuentedeprrafopredeter"/>
    <w:rsid w:val="00306850"/>
  </w:style>
  <w:style w:type="character" w:customStyle="1" w:styleId="inline-flex">
    <w:name w:val="inline-flex"/>
    <w:basedOn w:val="Fuentedeprrafopredeter"/>
    <w:rsid w:val="00306850"/>
  </w:style>
  <w:style w:type="character" w:customStyle="1" w:styleId="transition-all">
    <w:name w:val="transition-all"/>
    <w:basedOn w:val="Fuentedeprrafopredeter"/>
    <w:rsid w:val="00306850"/>
  </w:style>
  <w:style w:type="paragraph" w:customStyle="1" w:styleId="font-claude-response-body">
    <w:name w:val="font-claude-response-body"/>
    <w:basedOn w:val="Normal"/>
    <w:rsid w:val="00306850"/>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76</TotalTime>
  <Pages>8</Pages>
  <Words>2536</Words>
  <Characters>13951</Characters>
  <Application>Microsoft Office Word</Application>
  <DocSecurity>0</DocSecurity>
  <Lines>244</Lines>
  <Paragraphs>82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Roberto Inza</cp:lastModifiedBy>
  <cp:revision>29</cp:revision>
  <dcterms:created xsi:type="dcterms:W3CDTF">2026-06-02T17:47:00Z</dcterms:created>
  <dcterms:modified xsi:type="dcterms:W3CDTF">2026-06-03T22:06:00Z</dcterms:modified>
</cp:coreProperties>
</file>