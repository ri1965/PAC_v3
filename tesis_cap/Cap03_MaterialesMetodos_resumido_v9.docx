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33C8" w14:textId="77777777" w:rsidR="009E71D4" w:rsidRPr="0046701C" w:rsidRDefault="00000000" w:rsidP="0046701C">
      <w:pPr>
        <w:spacing w:after="80"/>
        <w:rPr>
          <w:rFonts w:asciiTheme="minorHAnsi" w:hAnsiTheme="minorHAnsi"/>
          <w:color w:val="3A3A3A" w:themeColor="background2" w:themeShade="40"/>
          <w:sz w:val="20"/>
          <w:szCs w:val="20"/>
        </w:rPr>
      </w:pPr>
      <w:r>
        <w:rPr>
          <w:rFonts w:asciiTheme="minorHAnsi" w:hAnsiTheme="minorHAnsi"/>
          <w:b/>
          <w:bCs/>
          <w:color w:val="3A3A3A" w:themeColor="background2" w:themeShade="40"/>
          <w:sz w:val="20"/>
          <w:szCs w:val="20"/>
        </w:rPr>
        <w:t>CAPÍTULO 3</w:t>
      </w:r>
    </w:p>
    <w:p w14:paraId="2DB03EAC" w14:textId="77777777" w:rsidR="009E71D4" w:rsidRPr="0046701C" w:rsidRDefault="00000000" w:rsidP="0046701C">
      <w:pPr>
        <w:spacing w:after="80"/>
        <w:rPr>
          <w:rFonts w:asciiTheme="minorHAnsi" w:hAnsiTheme="minorHAnsi"/>
          <w:color w:val="002060"/>
          <w:sz w:val="36"/>
          <w:szCs w:val="36"/>
        </w:rPr>
      </w:pPr>
      <w:r>
        <w:rPr>
          <w:rFonts w:asciiTheme="minorHAnsi" w:hAnsiTheme="minorHAnsi"/>
          <w:b/>
          <w:bCs/>
          <w:color w:val="002060"/>
          <w:sz w:val="36"/>
          <w:szCs w:val="36"/>
        </w:rPr>
        <w:t>Materiales y Métodos</w:t>
      </w:r>
    </w:p>
    <w:p w14:paraId="5D611D1B" w14:textId="77777777" w:rsidR="009E71D4" w:rsidRPr="0046701C" w:rsidRDefault="00000000" w:rsidP="0046701C">
      <w:pPr>
        <w:spacing w:after="400"/>
        <w:rPr>
          <w:rFonts w:asciiTheme="minorHAnsi" w:hAnsiTheme="minorHAnsi"/>
          <w:sz w:val="18"/>
          <w:szCs w:val="18"/>
        </w:rPr>
      </w:pPr>
      <w:del w:id="90029" w:author="Claude" w:date="2026-06-07T12:00:00Z">
        <w:r>
          <w:rPr>
            <w:rFonts w:asciiTheme="minorHAnsi" w:hAnsiTheme="minorHAnsi"/>
            <w:i/>
            <w:iCs/>
            <w:color w:val="666666"/>
            <w:sz w:val="18"/>
            <w:szCs w:val="18"/>
          </w:rPr>
          <w:delText xml:space="preserve">Versión 6  ·  Junio 2026</w:delText>
        </w:r>
      </w:del>
      <w:ins w:id="90030" w:author="Claude" w:date="2026-06-07T12:00:00Z">
        <w:r>
          <w:rPr>
            <w:rFonts w:asciiTheme="minorHAnsi" w:hAnsiTheme="minorHAnsi"/>
            <w:i/>
            <w:iCs/>
            <w:color w:val="666666"/>
            <w:sz w:val="18"/>
            <w:szCs w:val="18"/>
          </w:rPr>
          <w:t xml:space="preserve">Versión 9  ·  Junio 2026</w:t>
        </w:r>
      </w:ins>
    </w:p>
    <w:p w14:paraId="71A67FBB" w14:textId="23C9EC1B" w:rsidR="009E71D4" w:rsidRPr="0046701C" w:rsidRDefault="00000000">
      <w:pPr>
        <w:spacing w:after="200" w:line="360" w:lineRule="auto"/>
        <w:jc w:val="both"/>
        <w:rPr>
          <w:rFonts w:asciiTheme="minorHAnsi" w:hAnsiTheme="minorHAnsi"/>
        </w:rPr>
      </w:pPr>
      <w:r>
        <w:rPr>
          <w:rFonts w:asciiTheme="minorHAnsi" w:hAnsiTheme="minorHAnsi"/>
        </w:rPr>
        <w:t>El presente capítulo describe la infraestructura de datos, los métodos analíticos y la estrategia de validación que implementan lo postulado en el marco teórico del Capítulo 2. La exposición sigue la arquitectura en capas del pipeline PAC_v3: adquisición de datos (§3.2), procesamiento Bronze→Silver→Events→Gold (§3.3), análisis de nivel evento (§3.4), nivel noche (§3.5), nivel paciente (§3.6), predicción prospectiva (§3.7) y estrategia de validación estadística (§3.8).</w:t>
      </w:r>
    </w:p>
    <w:p w14:paraId="1B7F0A7E" w14:textId="77777777" w:rsidR="009E71D4" w:rsidRPr="0046701C" w:rsidRDefault="00000000" w:rsidP="0046701C">
      <w:pPr>
        <w:pStyle w:val="Ttulo2"/>
      </w:pPr>
      <w:r>
        <w:t>3.1  Diseño del estudio y consideraciones éticas</w:t>
      </w:r>
    </w:p>
    <w:p w14:paraId="2D5A8F38" w14:textId="2CF83881" w:rsidR="00CB3170" w:rsidRPr="00B54A26" w:rsidRDefault="00CB3170" w:rsidP="00B54A26">
      <w:pPr>
        <w:pStyle w:val="NormalWeb"/>
        <w:spacing w:line="360" w:lineRule="auto"/>
        <w:jc w:val="both"/>
      </w:pPr>
      <w:r>
        <w:rPr>
          <w:rStyle w:val="Fuerte"/>
          <w:rFonts w:asciiTheme="minorHAnsi" w:hAnsiTheme="minorHAnsi"/>
          <w:b w:val="0"/>
          <w:bCs w:val="0"/>
        </w:rPr>
        <w:t>Se realizó un análisis observacional retrospectivo de señales fisiológicas nocturnas adquiridas en entorno domiciliario. Los datos fueron adquiridos con el SOMNI 6000, un dispositivo de oximetría portátil de uso domiciliario cuya validación clínica se realizó bajo el protocolo CLP-275001 v1.2 (abril 2025), con diseño cruzado aleatorizado doble ciego, conforme a los estándares ICH GCP, las regulaciones FDA 21 CFR Parts 11 y 50, y las normativas ANMAT vigentes. El Proyecto PAC utiliza registros adquiridos con este dispositivo como corpus de análisis; la fase analítica objeto de esta tesis es estrictamente observacional.</w:t>
      </w:r>
    </w:p>
    <w:p w14:paraId="7FA88312" w14:textId="77777777" w:rsidR="009E71D4" w:rsidRPr="0046701C" w:rsidRDefault="00000000">
      <w:pPr>
        <w:spacing w:after="200" w:line="360" w:lineRule="auto"/>
        <w:jc w:val="both"/>
        <w:rPr>
          <w:rFonts w:asciiTheme="minorHAnsi" w:hAnsiTheme="minorHAnsi"/>
        </w:rPr>
      </w:pPr>
      <w:r>
        <w:rPr>
          <w:rFonts w:asciiTheme="minorHAnsi" w:hAnsiTheme="minorHAnsi"/>
        </w:rPr>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7EB93E59" w14:textId="77777777" w:rsidR="009E71D4" w:rsidRPr="0046701C" w:rsidRDefault="00000000" w:rsidP="0046701C">
      <w:pPr>
        <w:pStyle w:val="Ttulo2"/>
      </w:pPr>
      <w:r>
        <w:t>3.2  Participantes y adquisición de datos</w:t>
      </w:r>
    </w:p>
    <w:p w14:paraId="2399E36E" w14:textId="77777777" w:rsidR="009E71D4" w:rsidRPr="0046701C" w:rsidRDefault="00000000">
      <w:pPr>
        <w:spacing w:before="200" w:after="80"/>
        <w:rPr>
          <w:rFonts w:asciiTheme="minorHAnsi" w:hAnsiTheme="minorHAnsi"/>
        </w:rPr>
      </w:pPr>
      <w:r>
        <w:rPr>
          <w:rFonts w:asciiTheme="minorHAnsi" w:hAnsiTheme="minorHAnsi"/>
          <w:b/>
          <w:bCs/>
        </w:rPr>
        <w:t>3.2.1  Cohorte</w:t>
      </w:r>
    </w:p>
    <w:p w14:paraId="5C5C8BD5" w14:textId="77777777" w:rsidR="00BC45B4" w:rsidRPr="00BC45B4" w:rsidRDefault="00BC45B4" w:rsidP="00BC45B4">
      <w:pPr>
        <w:pStyle w:val="NormalWeb"/>
        <w:spacing w:line="360" w:lineRule="auto"/>
        <w:jc w:val="both"/>
        <w:rPr>
          <w:rFonts w:asciiTheme="minorHAnsi" w:hAnsiTheme="minorHAnsi"/>
          <w:b/>
          <w:bCs/>
        </w:rPr>
      </w:pPr>
      <w:r>
        <w:rPr>
          <w:rStyle w:val="Fuerte"/>
          <w:rFonts w:asciiTheme="minorHAnsi" w:hAnsiTheme="minorHAnsi"/>
          <w:b w:val="0"/>
          <w:bCs w:val="0"/>
        </w:rPr>
        <w:t xml:space="preserve">La cohorte incluyó 12 participantes con sospecha de trastornos respiratorios del sueño, reclutados en el contexto de una práctica médica privada especializada. La </w:t>
        <w:lastRenderedPageBreak/>
        <w:t>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656D451D" w14:textId="2C728027" w:rsidR="00BC45B4" w:rsidRPr="00BC45B4" w:rsidRDefault="00BC45B4" w:rsidP="00BC45B4">
      <w:pPr>
        <w:pStyle w:val="NormalWeb"/>
        <w:spacing w:line="360" w:lineRule="auto"/>
        <w:jc w:val="both"/>
        <w:rPr>
          <w:rFonts w:asciiTheme="minorHAnsi" w:hAnsiTheme="minorHAnsi"/>
          <w:b/>
          <w:bCs/>
        </w:rPr>
      </w:pPr>
      <w:r>
        <w:rPr>
          <w:rStyle w:val="Fuerte"/>
          <w:rFonts w:asciiTheme="minorHAnsi" w:hAnsiTheme="minorHAnsi"/>
          <w:b w:val="0"/>
          <w:bCs w:val="0"/>
        </w:rPr>
        <w:t xml:space="preserve">La Tabla 3.1 resume las características demográficas y clínicas. Los criterios de exclusión se aplican a nivel de noche: cobertura de señal inferior al 90 %, duración inferior a 3 horas o artefactos irrecuperables, no de paciente. Un subgrupo de 8 pacientes con ≥ 10 noches </w:t>
      </w:r>
      <w:r>
        <w:rPr>
          <w:rStyle w:val="Fuerte"/>
          <w:rFonts w:asciiTheme="minorHAnsi" w:hAnsiTheme="minorHAnsi"/>
          <w:b w:val="0"/>
          <w:bCs w:val="0"/>
          <w:i/>
          <w:iCs/>
        </w:rPr>
        <w:t>in_quality</w:t>
      </w:r>
      <w:r>
        <w:rPr>
          <w:rStyle w:val="Fuerte"/>
          <w:rFonts w:asciiTheme="minorHAnsi" w:hAnsiTheme="minorHAnsi"/>
          <w:b w:val="0"/>
          <w:bCs w:val="0"/>
        </w:rPr>
        <w:t>, noches que superan ambos umbrales de calidad, conforma la cohorte estricta, reservada para el entrenamiento del clustering de Estados PAC y la validación de modelos supervisados. La variabilidad intraindividual, noches con perfiles fisiológicos marcadamente distintos para un mismo paciente, se trata como información estructural, no como ruido.</w:t>
      </w:r>
    </w:p>
    <w:p w14:paraId="39FBC741" w14:textId="77777777" w:rsidR="009E71D4" w:rsidRPr="0046701C" w:rsidRDefault="00000000">
      <w:pPr>
        <w:spacing w:before="200" w:after="60"/>
        <w:rPr>
          <w:rFonts w:asciiTheme="minorHAnsi" w:hAnsiTheme="minorHAnsi"/>
        </w:rPr>
      </w:pPr>
      <w:r>
        <w:rPr>
          <w:rFonts w:asciiTheme="minorHAnsi" w:hAnsiTheme="minorHAnsi"/>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46701C" w14:paraId="6C1132B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7CED3" w14:textId="77777777" w:rsidR="009E71D4" w:rsidRPr="0046701C" w:rsidRDefault="00000000">
            <w:pPr>
              <w:rPr>
                <w:rFonts w:asciiTheme="minorHAnsi" w:hAnsiTheme="minorHAnsi"/>
              </w:rPr>
            </w:pPr>
            <w:r>
              <w:rPr>
                <w:rFonts w:asciiTheme="minorHAnsi" w:hAnsiTheme="minorHAnsi"/>
                <w:b/>
                <w:bCs/>
                <w:sz w:val="20"/>
                <w:szCs w:val="20"/>
              </w:rPr>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662FB3" w14:textId="77777777" w:rsidR="009E71D4" w:rsidRPr="0046701C" w:rsidRDefault="00000000">
            <w:pPr>
              <w:rPr>
                <w:rFonts w:asciiTheme="minorHAnsi" w:hAnsiTheme="minorHAnsi"/>
              </w:rPr>
            </w:pPr>
            <w:r>
              <w:rPr>
                <w:rFonts w:asciiTheme="minorHAnsi" w:hAnsiTheme="minorHAnsi"/>
                <w:b/>
                <w:bCs/>
                <w:sz w:val="20"/>
                <w:szCs w:val="20"/>
              </w:rPr>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409E9A" w14:textId="77777777" w:rsidR="009E71D4" w:rsidRPr="0046701C" w:rsidRDefault="00000000">
            <w:pPr>
              <w:rPr>
                <w:rFonts w:asciiTheme="minorHAnsi" w:hAnsiTheme="minorHAnsi"/>
              </w:rPr>
            </w:pPr>
            <w:r>
              <w:rPr>
                <w:rFonts w:asciiTheme="minorHAnsi" w:hAnsiTheme="minorHAnsi"/>
                <w:b/>
                <w:bCs/>
                <w:sz w:val="20"/>
                <w:szCs w:val="20"/>
              </w:rPr>
              <w:t>Rango</w:t>
            </w:r>
          </w:p>
        </w:tc>
      </w:tr>
      <w:tr w:rsidR="009E71D4" w:rsidRPr="0046701C" w14:paraId="0C05DCE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470B9" w14:textId="77777777" w:rsidR="009E71D4" w:rsidRPr="0046701C" w:rsidRDefault="00000000">
            <w:pPr>
              <w:rPr>
                <w:rFonts w:asciiTheme="minorHAnsi" w:hAnsiTheme="minorHAnsi"/>
              </w:rPr>
            </w:pPr>
            <w:r>
              <w:rPr>
                <w:rFonts w:asciiTheme="minorHAnsi" w:hAnsiTheme="minorHAnsi"/>
                <w:sz w:val="20"/>
                <w:szCs w:val="20"/>
              </w:rPr>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550FB" w14:textId="77777777" w:rsidR="009E71D4" w:rsidRPr="0046701C" w:rsidRDefault="00000000">
            <w:pPr>
              <w:rPr>
                <w:rFonts w:asciiTheme="minorHAnsi" w:hAnsiTheme="minorHAnsi"/>
              </w:rPr>
            </w:pPr>
            <w:r>
              <w:rPr>
                <w:rFonts w:asciiTheme="minorHAnsi" w:hAnsiTheme="minorHAnsi"/>
                <w:sz w:val="20"/>
                <w:szCs w:val="20"/>
              </w:rPr>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09D0D" w14:textId="77777777" w:rsidR="009E71D4" w:rsidRPr="0046701C" w:rsidRDefault="00000000">
            <w:pPr>
              <w:rPr>
                <w:rFonts w:asciiTheme="minorHAnsi" w:hAnsiTheme="minorHAnsi"/>
              </w:rPr>
            </w:pPr>
            <w:r>
              <w:rPr>
                <w:rFonts w:asciiTheme="minorHAnsi" w:hAnsiTheme="minorHAnsi"/>
                <w:sz w:val="20"/>
                <w:szCs w:val="20"/>
              </w:rPr>
              <w:t>—</w:t>
            </w:r>
          </w:p>
        </w:tc>
      </w:tr>
      <w:tr w:rsidR="009E71D4" w:rsidRPr="0046701C" w14:paraId="4D970B6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87A4F" w14:textId="77777777" w:rsidR="009E71D4" w:rsidRPr="0046701C" w:rsidRDefault="00000000">
            <w:pPr>
              <w:rPr>
                <w:rFonts w:asciiTheme="minorHAnsi" w:hAnsiTheme="minorHAnsi"/>
              </w:rPr>
            </w:pPr>
            <w:r>
              <w:rPr>
                <w:rFonts w:asciiTheme="minorHAnsi" w:hAnsiTheme="minorHAnsi"/>
                <w:sz w:val="20"/>
                <w:szCs w:val="20"/>
              </w:rPr>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91438" w14:textId="77777777" w:rsidR="009E71D4" w:rsidRPr="0046701C" w:rsidRDefault="00000000">
            <w:pPr>
              <w:rPr>
                <w:rFonts w:asciiTheme="minorHAnsi" w:hAnsiTheme="minorHAnsi"/>
              </w:rPr>
            </w:pPr>
            <w:r>
              <w:rPr>
                <w:rFonts w:asciiTheme="minorHAnsi" w:hAnsiTheme="minorHAnsi"/>
                <w:sz w:val="20"/>
                <w:szCs w:val="20"/>
              </w:rPr>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99B49" w14:textId="77777777" w:rsidR="009E71D4" w:rsidRPr="0046701C" w:rsidRDefault="00000000">
            <w:pPr>
              <w:rPr>
                <w:rFonts w:asciiTheme="minorHAnsi" w:hAnsiTheme="minorHAnsi"/>
              </w:rPr>
            </w:pPr>
            <w:r>
              <w:rPr>
                <w:rFonts w:asciiTheme="minorHAnsi" w:hAnsiTheme="minorHAnsi"/>
                <w:sz w:val="20"/>
                <w:szCs w:val="20"/>
              </w:rPr>
              <w:t>10–90 por paciente</w:t>
            </w:r>
          </w:p>
        </w:tc>
      </w:tr>
      <w:tr w:rsidR="009E71D4" w:rsidRPr="0046701C" w14:paraId="6C878C2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E0826" w14:textId="77777777" w:rsidR="009E71D4" w:rsidRPr="0046701C" w:rsidRDefault="00000000">
            <w:pPr>
              <w:rPr>
                <w:rFonts w:asciiTheme="minorHAnsi" w:hAnsiTheme="minorHAnsi"/>
              </w:rPr>
            </w:pPr>
            <w:r>
              <w:rPr>
                <w:rFonts w:asciiTheme="minorHAnsi" w:hAnsiTheme="minorHAnsi"/>
                <w:sz w:val="20"/>
                <w:szCs w:val="20"/>
              </w:rPr>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B7271" w14:textId="77777777" w:rsidR="009E71D4" w:rsidRPr="0046701C" w:rsidRDefault="00000000">
            <w:pPr>
              <w:rPr>
                <w:rFonts w:asciiTheme="minorHAnsi" w:hAnsiTheme="minorHAnsi"/>
              </w:rPr>
            </w:pPr>
            <w:r>
              <w:rPr>
                <w:rFonts w:asciiTheme="minorHAnsi" w:hAnsiTheme="minorHAnsi"/>
                <w:sz w:val="20"/>
                <w:szCs w:val="20"/>
              </w:rPr>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254AF" w14:textId="77777777" w:rsidR="009E71D4" w:rsidRPr="0046701C" w:rsidRDefault="00000000">
            <w:pPr>
              <w:rPr>
                <w:rFonts w:asciiTheme="minorHAnsi" w:hAnsiTheme="minorHAnsi"/>
              </w:rPr>
            </w:pPr>
            <w:r>
              <w:rPr>
                <w:rFonts w:asciiTheme="minorHAnsi" w:hAnsiTheme="minorHAnsi"/>
                <w:sz w:val="20"/>
                <w:szCs w:val="20"/>
              </w:rPr>
              <w:t>—</w:t>
            </w:r>
          </w:p>
        </w:tc>
      </w:tr>
      <w:tr w:rsidR="009E71D4" w:rsidRPr="0046701C" w14:paraId="78F460E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6295" w14:textId="77777777" w:rsidR="009E71D4" w:rsidRPr="0046701C" w:rsidRDefault="00000000">
            <w:pPr>
              <w:rPr>
                <w:rFonts w:asciiTheme="minorHAnsi" w:hAnsiTheme="minorHAnsi"/>
              </w:rPr>
            </w:pPr>
            <w:r>
              <w:rPr>
                <w:rFonts w:asciiTheme="minorHAnsi" w:hAnsiTheme="minorHAnsi"/>
                <w:sz w:val="20"/>
                <w:szCs w:val="20"/>
              </w:rPr>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A581" w14:textId="77777777" w:rsidR="009E71D4" w:rsidRPr="0046701C" w:rsidRDefault="00000000">
            <w:pPr>
              <w:rPr>
                <w:rFonts w:asciiTheme="minorHAnsi" w:hAnsiTheme="minorHAnsi"/>
              </w:rPr>
            </w:pPr>
            <w:r>
              <w:rPr>
                <w:rFonts w:asciiTheme="minorHAnsi" w:hAnsiTheme="minorHAnsi"/>
                <w:sz w:val="20"/>
                <w:szCs w:val="20"/>
              </w:rPr>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50242" w14:textId="77777777" w:rsidR="009E71D4" w:rsidRPr="0046701C" w:rsidRDefault="00000000">
            <w:pPr>
              <w:rPr>
                <w:rFonts w:asciiTheme="minorHAnsi" w:hAnsiTheme="minorHAnsi"/>
              </w:rPr>
            </w:pPr>
            <w:r>
              <w:rPr>
                <w:rFonts w:asciiTheme="minorHAnsi" w:hAnsiTheme="minorHAnsi"/>
                <w:sz w:val="20"/>
                <w:szCs w:val="20"/>
              </w:rPr>
              <w:t>32–69</w:t>
            </w:r>
          </w:p>
        </w:tc>
      </w:tr>
      <w:tr w:rsidR="009E71D4" w:rsidRPr="0046701C" w14:paraId="4A7DC86A"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5C62C" w14:textId="77777777" w:rsidR="009E71D4" w:rsidRPr="0046701C" w:rsidRDefault="00000000">
            <w:pPr>
              <w:rPr>
                <w:rFonts w:asciiTheme="minorHAnsi" w:hAnsiTheme="minorHAnsi"/>
              </w:rPr>
            </w:pPr>
            <w:r>
              <w:rPr>
                <w:rFonts w:asciiTheme="minorHAnsi" w:hAnsiTheme="minorHAnsi"/>
                <w:sz w:val="20"/>
                <w:szCs w:val="20"/>
              </w:rPr>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05A6D" w14:textId="77777777" w:rsidR="009E71D4" w:rsidRPr="0046701C" w:rsidRDefault="00000000">
            <w:pPr>
              <w:rPr>
                <w:rFonts w:asciiTheme="minorHAnsi" w:hAnsiTheme="minorHAnsi"/>
              </w:rPr>
            </w:pPr>
            <w:r>
              <w:rPr>
                <w:rFonts w:asciiTheme="minorHAnsi" w:hAnsiTheme="minorHAnsi"/>
                <w:sz w:val="20"/>
                <w:szCs w:val="20"/>
              </w:rPr>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FCA3" w14:textId="77777777" w:rsidR="009E71D4" w:rsidRPr="0046701C" w:rsidRDefault="00000000">
            <w:pPr>
              <w:rPr>
                <w:rFonts w:asciiTheme="minorHAnsi" w:hAnsiTheme="minorHAnsi"/>
              </w:rPr>
            </w:pPr>
            <w:r>
              <w:rPr>
                <w:rFonts w:asciiTheme="minorHAnsi" w:hAnsiTheme="minorHAnsi"/>
                <w:sz w:val="20"/>
                <w:szCs w:val="20"/>
              </w:rPr>
              <w:t>20,7–37,1</w:t>
            </w:r>
          </w:p>
        </w:tc>
      </w:tr>
      <w:tr w:rsidR="009E71D4" w:rsidRPr="0046701C" w14:paraId="1C80C8B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E641F" w14:textId="77777777" w:rsidR="009E71D4" w:rsidRPr="0046701C" w:rsidRDefault="00000000">
            <w:pPr>
              <w:rPr>
                <w:rFonts w:asciiTheme="minorHAnsi" w:hAnsiTheme="minorHAnsi"/>
              </w:rPr>
            </w:pPr>
            <w:r>
              <w:rPr>
                <w:rFonts w:asciiTheme="minorHAnsi" w:hAnsiTheme="minorHAnsi"/>
                <w:sz w:val="20"/>
                <w:szCs w:val="20"/>
              </w:rPr>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3DC64" w14:textId="77777777" w:rsidR="009E71D4" w:rsidRPr="0046701C" w:rsidRDefault="00000000">
            <w:pPr>
              <w:rPr>
                <w:rFonts w:asciiTheme="minorHAnsi" w:hAnsiTheme="minorHAnsi"/>
              </w:rPr>
            </w:pPr>
            <w:r>
              <w:rPr>
                <w:rFonts w:asciiTheme="minorHAnsi" w:hAnsiTheme="minorHAnsi"/>
                <w:sz w:val="20"/>
                <w:szCs w:val="20"/>
              </w:rPr>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ACE14" w14:textId="77777777" w:rsidR="009E71D4" w:rsidRPr="0046701C" w:rsidRDefault="00000000">
            <w:pPr>
              <w:rPr>
                <w:rFonts w:asciiTheme="minorHAnsi" w:hAnsiTheme="minorHAnsi"/>
              </w:rPr>
            </w:pPr>
            <w:r>
              <w:rPr>
                <w:rFonts w:asciiTheme="minorHAnsi" w:hAnsiTheme="minorHAnsi"/>
                <w:sz w:val="20"/>
                <w:szCs w:val="20"/>
              </w:rPr>
              <w:t>0,9–57,3</w:t>
            </w:r>
          </w:p>
        </w:tc>
      </w:tr>
      <w:tr w:rsidR="009E71D4" w:rsidRPr="0046701C" w14:paraId="7F96D8E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18441" w14:textId="77777777" w:rsidR="009E71D4" w:rsidRPr="0046701C" w:rsidRDefault="00000000">
            <w:pPr>
              <w:rPr>
                <w:rFonts w:asciiTheme="minorHAnsi" w:hAnsiTheme="minorHAnsi"/>
              </w:rPr>
            </w:pPr>
            <w:r>
              <w:rPr>
                <w:rFonts w:asciiTheme="minorHAnsi" w:hAnsiTheme="minorHAnsi"/>
                <w:sz w:val="20"/>
                <w:szCs w:val="20"/>
              </w:rPr>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B6EAE" w14:textId="77777777" w:rsidR="009E71D4" w:rsidRPr="0046701C" w:rsidRDefault="00000000">
            <w:pPr>
              <w:rPr>
                <w:rFonts w:asciiTheme="minorHAnsi" w:hAnsiTheme="minorHAnsi"/>
              </w:rPr>
            </w:pPr>
            <w:r>
              <w:rPr>
                <w:rFonts w:asciiTheme="minorHAnsi" w:hAnsiTheme="minorHAnsi"/>
                <w:sz w:val="20"/>
                <w:szCs w:val="20"/>
              </w:rPr>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1E479" w14:textId="77777777" w:rsidR="009E71D4" w:rsidRPr="0046701C" w:rsidRDefault="00000000">
            <w:pPr>
              <w:rPr>
                <w:rFonts w:asciiTheme="minorHAnsi" w:hAnsiTheme="minorHAnsi"/>
              </w:rPr>
            </w:pPr>
            <w:r>
              <w:rPr>
                <w:rFonts w:asciiTheme="minorHAnsi" w:hAnsiTheme="minorHAnsi"/>
                <w:sz w:val="20"/>
                <w:szCs w:val="20"/>
              </w:rPr>
              <w:t>92,5–97,3</w:t>
            </w:r>
          </w:p>
        </w:tc>
      </w:tr>
      <w:tr w:rsidR="009E71D4" w:rsidRPr="0046701C" w14:paraId="11C8655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D4714" w14:textId="77777777" w:rsidR="009E71D4" w:rsidRPr="0046701C" w:rsidRDefault="00000000">
            <w:pPr>
              <w:rPr>
                <w:rFonts w:asciiTheme="minorHAnsi" w:hAnsiTheme="minorHAnsi"/>
              </w:rPr>
            </w:pPr>
            <w:r>
              <w:rPr>
                <w:rFonts w:asciiTheme="minorHAnsi" w:hAnsiTheme="minorHAnsi"/>
                <w:sz w:val="20"/>
                <w:szCs w:val="20"/>
              </w:rPr>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A6A6" w14:textId="77777777" w:rsidR="009E71D4" w:rsidRPr="0046701C" w:rsidRDefault="00000000">
            <w:pPr>
              <w:rPr>
                <w:rFonts w:asciiTheme="minorHAnsi" w:hAnsiTheme="minorHAnsi"/>
              </w:rPr>
            </w:pPr>
            <w:r>
              <w:rPr>
                <w:rFonts w:asciiTheme="minorHAnsi" w:hAnsiTheme="minorHAnsi"/>
                <w:sz w:val="20"/>
                <w:szCs w:val="20"/>
              </w:rPr>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2D14" w14:textId="77777777" w:rsidR="009E71D4" w:rsidRPr="0046701C" w:rsidRDefault="00000000">
            <w:pPr>
              <w:rPr>
                <w:rFonts w:asciiTheme="minorHAnsi" w:hAnsiTheme="minorHAnsi"/>
              </w:rPr>
            </w:pPr>
            <w:r>
              <w:rPr>
                <w:rFonts w:asciiTheme="minorHAnsi" w:hAnsiTheme="minorHAnsi"/>
                <w:sz w:val="20"/>
                <w:szCs w:val="20"/>
              </w:rPr>
              <w:t>por ODI3 medio</w:t>
            </w:r>
          </w:p>
        </w:tc>
      </w:tr>
    </w:tbl>
    <w:p w14:paraId="4FE52F19" w14:textId="77777777" w:rsidR="009E71D4" w:rsidRPr="0046701C" w:rsidRDefault="00000000">
      <w:pPr>
        <w:spacing w:after="100" w:line="300" w:lineRule="auto"/>
        <w:jc w:val="both"/>
        <w:rPr>
          <w:rFonts w:asciiTheme="minorHAnsi" w:hAnsiTheme="minorHAnsi"/>
        </w:rPr>
      </w:pPr>
      <w:r>
        <w:rPr>
          <w:rFonts w:asciiTheme="minorHAnsi" w:hAnsiTheme="minorHAnsi"/>
          <w:i/>
          <w:iCs/>
          <w:sz w:val="20"/>
          <w:szCs w:val="20"/>
        </w:rPr>
        <w:t>Nota. Edad y SpO₂ basal: estimación a partir de registros disponibles en el pipeline. IMC y ODI3: medias de las noches in_quality por paciente. Severidad por ODI3 medio según umbrales AASM (Berry et al., 2012).</w:t>
      </w:r>
    </w:p>
    <w:p w14:paraId="264CA029" w14:textId="77777777" w:rsidR="009E71D4" w:rsidRPr="0046701C" w:rsidRDefault="00000000">
      <w:pPr>
        <w:spacing w:before="200" w:after="80"/>
        <w:rPr>
          <w:rFonts w:asciiTheme="minorHAnsi" w:hAnsiTheme="minorHAnsi"/>
        </w:rPr>
      </w:pPr>
      <w:r>
        <w:rPr>
          <w:rFonts w:asciiTheme="minorHAnsi" w:hAnsiTheme="minorHAnsi"/>
          <w:b/>
          <w:bCs/>
        </w:rPr>
        <w:t>3.2.2  Dispositivo SOMNI 6000</w:t>
      </w:r>
    </w:p>
    <w:p w14:paraId="7192CCD1" w14:textId="77777777" w:rsidR="00306850" w:rsidRPr="00306850" w:rsidRDefault="00306850" w:rsidP="00306850">
      <w:pPr>
        <w:pStyle w:val="font-claude-response-body"/>
        <w:spacing w:line="360" w:lineRule="auto"/>
        <w:jc w:val="both"/>
        <w:rPr>
          <w:rFonts w:asciiTheme="minorHAnsi" w:hAnsiTheme="minorHAnsi"/>
          <w:b/>
          <w:bCs/>
        </w:rPr>
      </w:pPr>
      <w:r>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mediante un pulsioxímetro PPG no invasivo, con transmisión Bluetooth LE y </w:t>
        <w:lastRenderedPageBreak/>
        <w:t>exportación en formato Excel. Los registros se obtuvieron en domicilio habitual durante noches consecutivas o semiconsecutivas, sin supervisión ni restricciones.</w:t>
      </w:r>
    </w:p>
    <w:p w14:paraId="42D9D456" w14:textId="77777777" w:rsidR="009E71D4" w:rsidRPr="0046701C" w:rsidRDefault="00000000" w:rsidP="0046701C">
      <w:pPr>
        <w:pStyle w:val="Ttulo2"/>
      </w:pPr>
      <w:r>
        <w:t>3.3  Pipeline PAC_v3: arquitectura de procesamiento</w:t>
      </w:r>
    </w:p>
    <w:p w14:paraId="39B3C760" w14:textId="77777777" w:rsidR="009E71D4" w:rsidRPr="0046701C" w:rsidRDefault="00000000">
      <w:pPr>
        <w:spacing w:before="200" w:after="80"/>
        <w:rPr>
          <w:rFonts w:asciiTheme="minorHAnsi" w:hAnsiTheme="minorHAnsi"/>
        </w:rPr>
      </w:pPr>
      <w:r>
        <w:rPr>
          <w:rFonts w:asciiTheme="minorHAnsi" w:hAnsiTheme="minorHAnsi"/>
          <w:b/>
          <w:bCs/>
        </w:rPr>
        <w:t>3.3.1  Visión general</w:t>
      </w:r>
    </w:p>
    <w:p w14:paraId="40F48970" w14:textId="79F372D4" w:rsidR="009E71D4" w:rsidRPr="0046701C" w:rsidRDefault="00000000">
      <w:pPr>
        <w:spacing w:after="200" w:line="360" w:lineRule="auto"/>
        <w:jc w:val="both"/>
        <w:rPr>
          <w:rFonts w:asciiTheme="minorHAnsi" w:hAnsiTheme="minorHAnsi"/>
        </w:rPr>
      </w:pPr>
      <w:r>
        <w:rPr>
          <w:rFonts w:asciiTheme="minorHAnsi" w:hAnsiTheme="minorHAnsi"/>
        </w:rPr>
        <w:t xml:space="preserve">PAC_v3 es el pipeline de procesamiento desarrollado </w:t>
      </w:r>
      <w:r>
        <w:rPr>
          <w:rFonts w:asciiTheme="minorHAnsi" w:hAnsiTheme="minorHAnsi"/>
          <w:i/>
          <w:iCs/>
        </w:rPr>
        <w:t>ad hoc</w:t>
      </w:r>
      <w:r>
        <w:rPr>
          <w:rFonts w:asciiTheme="minorHAnsi" w:hAnsiTheme="minorHAnsi"/>
        </w:rPr>
        <w:t xml:space="preserve"> para esta tesis. Su objetivo es transformar los archivos Excel exportados por el pulsioxímetro portátil 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45D2E806" w14:textId="77777777" w:rsidR="00826904" w:rsidRPr="00826904" w:rsidRDefault="00826904" w:rsidP="00826904">
      <w:pPr>
        <w:spacing w:before="200" w:after="80" w:line="360" w:lineRule="auto"/>
        <w:jc w:val="both"/>
        <w:rPr>
          <w:rFonts w:asciiTheme="minorHAnsi" w:hAnsiTheme="minorHAnsi"/>
        </w:rPr>
      </w:pPr>
      <w:r>
        <w:rPr>
          <w:rFonts w:asciiTheme="minorHAnsi" w:hAnsiTheme="minorHAnsi"/>
        </w:rPr>
        <w:t>La capa Bronze procesa los archivos Excel exportados por el dispositivo, estandariza las señales por noche y asigna a cada registro un identificador único (</w:t>
      </w:r>
      <w:r>
        <w:rPr>
          <w:rFonts w:asciiTheme="minorHAnsi" w:hAnsiTheme="minorHAnsi"/>
          <w:i/>
          <w:iCs/>
        </w:rPr>
        <w:t>NightRecordID</w:t>
      </w:r>
      <w:r>
        <w:rPr>
          <w:rFonts w:asciiTheme="minorHAnsi" w:hAnsiTheme="minorHAnsi"/>
        </w:rPr>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1AE1BA0C" w14:textId="3E5E6198" w:rsidR="009E71D4" w:rsidRPr="0046701C" w:rsidRDefault="00000000">
      <w:pPr>
        <w:spacing w:before="200" w:after="80"/>
        <w:rPr>
          <w:rFonts w:asciiTheme="minorHAnsi" w:hAnsiTheme="minorHAnsi"/>
        </w:rPr>
      </w:pPr>
      <w:r>
        <w:rPr>
          <w:rFonts w:asciiTheme="minorHAnsi" w:hAnsiTheme="minorHAnsi"/>
          <w:b/>
          <w:bCs/>
        </w:rPr>
        <w:t>3.3.2  Capa Events: detección y caracterización de EDOs</w:t>
      </w:r>
    </w:p>
    <w:p w14:paraId="60AB0ED6" w14:textId="0299F74A" w:rsidR="009E71D4" w:rsidRPr="0046701C" w:rsidRDefault="00000000">
      <w:pPr>
        <w:spacing w:after="200" w:line="360" w:lineRule="auto"/>
        <w:jc w:val="both"/>
        <w:rPr>
          <w:rFonts w:asciiTheme="minorHAnsi" w:hAnsiTheme="minorHAnsi"/>
        </w:rPr>
      </w:pPr>
      <w:r>
        <w:rPr>
          <w:rFonts w:asciiTheme="minorHAnsi" w:hAnsiTheme="minorHAnsi"/>
        </w:rPr>
        <w:t>Events produce el corpus de Eventos de Desaturación de Oxígeno (</w:t>
      </w:r>
      <w:r>
        <w:rPr>
          <w:rFonts w:asciiTheme="minorHAnsi" w:hAnsiTheme="minorHAnsi"/>
          <w:b/>
          <w:bCs/>
        </w:rPr>
        <w:t>EDOs</w:t>
      </w:r>
      <w:r>
        <w:rPr>
          <w:rFonts w:asciiTheme="minorHAnsi" w:hAnsiTheme="minorHAnsi"/>
        </w:rPr>
        <w:t xml:space="preserve">), unidad de análisis central de la tesis. La detección opera sobre la señal SpO₂ post-Silver mediante tres pasos: (1) baseline móvil: mediana deslizante de los 120 s previos a cada punto; (2) detección de candidatos: un segmento es candidato si SpO₂ </w:t>
        <w:lastRenderedPageBreak/>
        <w:t xml:space="preserve">desciende ≥ 2 pp por debajo del baseline durante al menos 10 s y se recupera al 90 % del baseline local; (3) caracterización geométrica: 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compara seis índices derivados (ODI2, ODI3, ODI4, T90, SpO₂ media, duración media) contra los valores pre-computados del dispositivo, exigiendo </w:t>
      </w:r>
      <w:r>
        <w:rPr>
          <w:rFonts w:asciiTheme="minorHAnsi" w:hAnsiTheme="minorHAnsi"/>
          <w:i/>
          <w:iCs/>
        </w:rPr>
        <w:t>ρ</w:t>
      </w:r>
      <w:r>
        <w:rPr>
          <w:rFonts w:asciiTheme="minorHAnsi" w:hAnsiTheme="minorHAnsi"/>
        </w:rPr>
        <w:t xml:space="preserve"> Spearman ≥ 0,95 para que la noche sea marcada como </w:t>
      </w:r>
      <w:r>
        <w:rPr>
          <w:rFonts w:asciiTheme="minorHAnsi" w:hAnsiTheme="minorHAnsi"/>
          <w:i/>
          <w:iCs/>
        </w:rPr>
        <w:t>in_quality</w:t>
      </w:r>
      <w:r>
        <w:rPr>
          <w:rFonts w:asciiTheme="minorHAnsi" w:hAnsiTheme="minorHAnsi"/>
        </w:rPr>
        <w:t>.</w:t>
      </w:r>
    </w:p>
    <w:p w14:paraId="1D6523FA" w14:textId="77777777" w:rsidR="009E71D4" w:rsidRPr="0046701C" w:rsidRDefault="00000000">
      <w:pPr>
        <w:spacing w:before="200" w:after="80"/>
        <w:rPr>
          <w:rFonts w:asciiTheme="minorHAnsi" w:hAnsiTheme="minorHAnsi"/>
        </w:rPr>
      </w:pPr>
      <w:r>
        <w:rPr>
          <w:rFonts w:asciiTheme="minorHAnsi" w:hAnsiTheme="minorHAnsi"/>
          <w:b/>
          <w:bCs/>
        </w:rPr>
        <w:t>3.3.3  Índice de Reactividad Autonómica (ARI)</w:t>
      </w:r>
    </w:p>
    <w:p w14:paraId="4C21E771" w14:textId="240C9B30" w:rsidR="009E71D4" w:rsidRPr="0046701C" w:rsidRDefault="00000000">
      <w:pPr>
        <w:spacing w:after="200" w:line="360" w:lineRule="auto"/>
        <w:jc w:val="both"/>
        <w:rPr>
          <w:rFonts w:asciiTheme="minorHAnsi" w:hAnsiTheme="minorHAnsi"/>
        </w:rPr>
      </w:pPr>
      <w:r>
        <w:rPr>
          <w:rFonts w:asciiTheme="minorHAnsi" w:hAnsiTheme="minorHAnsi"/>
        </w:rPr>
        <w:t>Events calcula el ARI para cada EDO como medida de la ganancia autonómica del evento: cuánta respuesta fisiológica cardíaca y motora genera el organismo por unidad de estímulo hipóxico. La fórmula canónica, presentada en T1 (Inza et al., 2026):</w:t>
      </w:r>
    </w:p>
    <w:p w14:paraId="4BB8A7AD" w14:textId="252C4D6D" w:rsidR="009E71D4" w:rsidRPr="000106B5" w:rsidRDefault="00000000" w:rsidP="000106B5">
      <w:pPr>
        <w:spacing w:before="80" w:after="40"/>
        <w:ind w:left="720"/>
        <w:jc w:val="center"/>
        <w:rPr>
          <w:rFonts w:ascii="Courier New" w:hAnsi="Courier New" w:cs="Courier New"/>
          <w:sz w:val="21"/>
          <w:szCs w:val="21"/>
        </w:rPr>
      </w:pPr>
      <w:r>
        <w:rPr>
          <w:rFonts w:ascii="Courier New" w:eastAsia="Courier New" w:hAnsi="Courier New" w:cs="Courier New"/>
          <w:sz w:val="21"/>
          <w:szCs w:val="21"/>
        </w:rPr>
        <w:t>ARIᵢ = 0,6 · P(hr_gainᵢ) + 0,4 · P(mov_gainᵢ)</w:t>
        <w:tab/>
        <w:t xml:space="preserve"> (1)</w:t>
      </w:r>
    </w:p>
    <w:p w14:paraId="06057895" w14:textId="291EFF13" w:rsidR="009E71D4" w:rsidRPr="000106B5" w:rsidRDefault="00000000" w:rsidP="000106B5">
      <w:pPr>
        <w:spacing w:after="40"/>
        <w:ind w:left="720"/>
        <w:jc w:val="center"/>
        <w:rPr>
          <w:rFonts w:ascii="Courier New" w:hAnsi="Courier New" w:cs="Courier New"/>
          <w:sz w:val="21"/>
          <w:szCs w:val="21"/>
        </w:rPr>
      </w:pPr>
      <w:r>
        <w:rPr>
          <w:rFonts w:ascii="Courier New" w:eastAsia="Courier New" w:hAnsi="Courier New" w:cs="Courier New"/>
          <w:sz w:val="21"/>
          <w:szCs w:val="21"/>
        </w:rPr>
        <w:t>hr_gainᵢ   = Δhr_bpmᵢ / drop_pctᵢ</w:t>
        <w:tab/>
        <w:tab/>
        <w:tab/>
        <w:tab/>
        <w:t xml:space="preserve"> (2)</w:t>
      </w:r>
    </w:p>
    <w:p w14:paraId="1AEFB2B7" w14:textId="3F7F7C7D" w:rsidR="009E71D4" w:rsidRPr="000106B5" w:rsidRDefault="00000000" w:rsidP="000106B5">
      <w:pPr>
        <w:spacing w:after="40"/>
        <w:ind w:left="720"/>
        <w:jc w:val="center"/>
        <w:rPr>
          <w:rFonts w:ascii="Courier New" w:hAnsi="Courier New" w:cs="Courier New"/>
          <w:sz w:val="21"/>
          <w:szCs w:val="21"/>
        </w:rPr>
      </w:pPr>
      <w:r>
        <w:rPr>
          <w:rFonts w:ascii="Courier New" w:eastAsia="Courier New" w:hAnsi="Courier New" w:cs="Courier New"/>
          <w:sz w:val="21"/>
          <w:szCs w:val="21"/>
        </w:rPr>
        <w:t>mov_gainᵢ  = (peak_movᵢ − baseline_movᵢ) / drop_pctᵢ(3)</w:t>
      </w:r>
    </w:p>
    <w:p w14:paraId="78A7CE00" w14:textId="08EA8C8F" w:rsidR="009E71D4" w:rsidRPr="000106B5" w:rsidRDefault="00000000" w:rsidP="000106B5">
      <w:pPr>
        <w:spacing w:after="160"/>
        <w:ind w:left="720"/>
        <w:jc w:val="center"/>
        <w:rPr>
          <w:rFonts w:ascii="Courier New" w:hAnsi="Courier New" w:cs="Courier New"/>
          <w:sz w:val="21"/>
          <w:szCs w:val="21"/>
        </w:rPr>
      </w:pPr>
      <w:r>
        <w:rPr>
          <w:rFonts w:ascii="Courier New" w:eastAsia="Courier New" w:hAnsi="Courier New" w:cs="Courier New"/>
          <w:sz w:val="21"/>
          <w:szCs w:val="21"/>
        </w:rPr>
        <w:t>P(·) = rankdata / N   (N = 85.277 EDOs quality)</w:t>
        <w:tab/>
        <w:t xml:space="preserve">  (4)</w:t>
      </w:r>
    </w:p>
    <w:p w14:paraId="2F0E43CE" w14:textId="32E8F4AC" w:rsidR="005C32D2" w:rsidRPr="005C32D2" w:rsidRDefault="005C32D2" w:rsidP="005C32D2">
      <w:pPr>
        <w:spacing w:before="200" w:after="80" w:line="360" w:lineRule="auto"/>
        <w:jc w:val="both"/>
        <w:rPr>
          <w:rFonts w:asciiTheme="minorHAnsi" w:hAnsiTheme="minorHAnsi"/>
        </w:rPr>
      </w:pPr>
      <w:r>
        <w:rPr>
          <w:rFonts w:asciiTheme="minorHAnsi" w:hAnsiTheme="minorHAnsi"/>
        </w:rPr>
        <w:t xml:space="preserve">Los </w:t>
      </w:r>
      <w:r>
        <w:rPr>
          <w:rFonts w:asciiTheme="minorHAnsi" w:hAnsiTheme="minorHAnsi"/>
          <w:i/>
          <w:iCs/>
        </w:rPr>
        <w:t>pesos 0,6/0,4</w:t>
      </w:r>
      <w:r>
        <w:rPr>
          <w:rFonts w:asciiTheme="minorHAnsi" w:hAnsiTheme="minorHAnsi"/>
        </w:rPr>
        <w:t xml:space="preserve"> reflejan la mayor confiabilidad de la señal cardíaca frente al sensor de movimiento. Los componentes </w:t>
      </w:r>
      <w:r>
        <w:rPr>
          <w:rFonts w:asciiTheme="minorHAnsi" w:hAnsiTheme="minorHAnsi"/>
          <w:i/>
          <w:iCs/>
        </w:rPr>
        <w:t>hr_gain</w:t>
      </w:r>
      <w:r>
        <w:rPr>
          <w:rFonts w:asciiTheme="minorHAnsi" w:hAnsiTheme="minorHAnsi"/>
        </w:rPr>
        <w:t xml:space="preserve"> y </w:t>
      </w:r>
      <w:r>
        <w:rPr>
          <w:rFonts w:asciiTheme="minorHAnsi" w:hAnsiTheme="minorHAnsi"/>
          <w:i/>
          <w:iCs/>
        </w:rPr>
        <w:t>mov_gain</w:t>
      </w:r>
      <w:r>
        <w:rPr>
          <w:rFonts w:asciiTheme="minorHAnsi" w:hAnsiTheme="minorHAnsi"/>
        </w:rPr>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Pr>
          <w:rFonts w:asciiTheme="minorHAnsi" w:hAnsiTheme="minorHAnsi"/>
          <w:i/>
          <w:iCs/>
        </w:rPr>
        <w:t>P(·)</w:t>
      </w:r>
      <w:r>
        <w:rPr>
          <w:rFonts w:asciiTheme="minorHAnsi" w:hAnsiTheme="minorHAnsi"/>
        </w:rPr>
        <w:t xml:space="preserve">) sobre el corpus completo hace el índice adimensional y comparable entre pacientes. La propiedad central del ARI es su independencia empírica de la severidad hipóxica: </w:t>
      </w:r>
      <w:r>
        <w:rPr>
          <w:rFonts w:asciiTheme="minorHAnsi" w:hAnsiTheme="minorHAnsi"/>
          <w:i/>
          <w:iCs/>
        </w:rPr>
        <w:t>ρ(ARI, drop_pct) = 0,035</w:t>
      </w:r>
      <w:r>
        <w:rPr>
          <w:rFonts w:asciiTheme="minorHAnsi" w:hAnsiTheme="minorHAnsi"/>
        </w:rPr>
        <w:t xml:space="preserve"> (N = 85.277 EDOs), lo que indica que captura una dimensión autonómica no redundante con la profundidad de la caída de SpO₂.</w:t>
      </w:r>
    </w:p>
    <w:p w14:paraId="2B515556" w14:textId="74D51EDF" w:rsidR="009E71D4" w:rsidRPr="0046701C" w:rsidRDefault="00000000">
      <w:pPr>
        <w:spacing w:before="200" w:after="80"/>
        <w:rPr>
          <w:rFonts w:asciiTheme="minorHAnsi" w:hAnsiTheme="minorHAnsi"/>
        </w:rPr>
      </w:pPr>
      <w:r>
        <w:rPr>
          <w:rFonts w:asciiTheme="minorHAnsi" w:hAnsiTheme="minorHAnsi"/>
          <w:b/>
          <w:bCs/>
        </w:rPr>
        <w:t>3.3.4  Capa Gold</w:t>
      </w:r>
    </w:p>
    <w:p w14:paraId="6A438055" w14:textId="77777777" w:rsidR="009E71D4" w:rsidRPr="0046701C" w:rsidRDefault="00000000">
      <w:pPr>
        <w:spacing w:after="200" w:line="360" w:lineRule="auto"/>
        <w:jc w:val="both"/>
        <w:rPr>
          <w:rFonts w:asciiTheme="minorHAnsi" w:hAnsiTheme="minorHAnsi"/>
        </w:rPr>
      </w:pPr>
      <w:r>
        <w:rPr>
          <w:rFonts w:asciiTheme="minorHAnsi" w:hAnsiTheme="minorHAnsi"/>
        </w:rPr>
        <w:lastRenderedPageBreak/>
        <w:t xml:space="preserve">Gold consolida el corpus en cinco tablas analíticas: </w:t>
      </w:r>
      <w:r>
        <w:rPr>
          <w:rFonts w:asciiTheme="minorHAnsi" w:hAnsiTheme="minorHAnsi"/>
          <w:i/>
          <w:iCs/>
        </w:rPr>
        <w:t>events.parquet</w:t>
      </w:r>
      <w:r>
        <w:rPr>
          <w:rFonts w:asciiTheme="minorHAnsi" w:hAnsiTheme="minorHAnsi"/>
        </w:rPr>
        <w:t xml:space="preserve"> (85.277 filas × 25+ features morfológicas + morfotipo + ARI + flags); </w:t>
      </w:r>
      <w:r>
        <w:rPr>
          <w:rFonts w:asciiTheme="minorHAnsi" w:hAnsiTheme="minorHAnsi"/>
          <w:i/>
          <w:iCs/>
        </w:rPr>
        <w:t>events_curves.parquet</w:t>
      </w:r>
      <w:r>
        <w:rPr>
          <w:rFonts w:asciiTheme="minorHAnsi" w:hAnsiTheme="minorHAnsi"/>
        </w:rPr>
        <w:t xml:space="preserve"> (30 puntos de serie normalizada SpO₂ por evento); </w:t>
      </w:r>
      <w:r>
        <w:rPr>
          <w:rFonts w:asciiTheme="minorHAnsi" w:hAnsiTheme="minorHAnsi"/>
          <w:i/>
          <w:iCs/>
        </w:rPr>
        <w:t>states.parquet</w:t>
      </w:r>
      <w:r>
        <w:rPr>
          <w:rFonts w:asciiTheme="minorHAnsi" w:hAnsiTheme="minorHAnsi"/>
        </w:rPr>
        <w:t xml:space="preserve"> (~519.000 ventanas × etiquetas de estado PAC en tres escalas + 24 features); </w:t>
      </w:r>
      <w:r>
        <w:rPr>
          <w:rFonts w:asciiTheme="minorHAnsi" w:hAnsiTheme="minorHAnsi"/>
          <w:i/>
          <w:iCs/>
        </w:rPr>
        <w:t>nights.parquet</w:t>
      </w:r>
      <w:r>
        <w:rPr>
          <w:rFonts w:asciiTheme="minorHAnsi" w:hAnsiTheme="minorHAnsi"/>
        </w:rPr>
        <w:t xml:space="preserve"> (560 filas × 146 features derivadas); </w:t>
      </w:r>
      <w:r>
        <w:rPr>
          <w:rFonts w:asciiTheme="minorHAnsi" w:hAnsiTheme="minorHAnsi"/>
          <w:i/>
          <w:iCs/>
        </w:rPr>
        <w:t>patients.parquet</w:t>
      </w:r>
      <w:r>
        <w:rPr>
          <w:rFonts w:asciiTheme="minorHAnsi" w:hAnsiTheme="minorHAnsi"/>
        </w:rPr>
        <w:t xml:space="preserve"> (12 filas × estadísticas longitudinales del perfil del paciente). Adicionalmente se generan </w:t>
      </w:r>
      <w:r>
        <w:rPr>
          <w:rFonts w:asciiTheme="minorHAnsi" w:hAnsiTheme="minorHAnsi"/>
          <w:i/>
          <w:iCs/>
        </w:rPr>
        <w:t>night_features.parquet</w:t>
      </w:r>
      <w:r>
        <w:rPr>
          <w:rFonts w:asciiTheme="minorHAnsi" w:hAnsiTheme="minorHAnsi"/>
        </w:rPr>
        <w:t xml:space="preserve"> y </w:t>
      </w:r>
      <w:r>
        <w:rPr>
          <w:rFonts w:asciiTheme="minorHAnsi" w:hAnsiTheme="minorHAnsi"/>
          <w:i/>
          <w:iCs/>
        </w:rPr>
        <w:t>night_multiscale_features.parquet</w:t>
      </w:r>
      <w:r>
        <w:rPr>
          <w:rFonts w:asciiTheme="minorHAnsi" w:hAnsiTheme="minorHAnsi"/>
        </w:rPr>
        <w:t xml:space="preserve"> como insumo de los modelos predictivos.</w:t>
      </w:r>
      <w:r>
        <w:rPr>
          <w:sz w:val="24"/>
        </w:rPr>
        <w:t xml:space="preserve"> El corpus de eventos se analiza en distintos universos anidados según el filtro de calidad, la asignación de estado y la cohorte aplicada (Tabla 3.2).</w:t>
      </w:r>
    </w:p>
    <w:p>
      <w:r>
        <w:rPr>
          <w:b/>
          <w:sz w:val="20"/>
        </w:rPr>
        <w:t>Tabla 3.2. Universos de datos del corpus de eventos del Proyecto PAC.</w:t>
      </w:r>
    </w:p>
    <w:tbl>
      <w:tblPr>
        <w:tblW w:type="auto" w:w="0"/>
        <w:tblLook w:firstColumn="1" w:firstRow="1" w:lastColumn="0" w:lastRow="0" w:noHBand="0" w:noVBand="1" w:val="04A0"/>
      </w:tblPr>
      <w:tblGrid>
        <w:gridCol w:w="2929"/>
        <w:gridCol w:w="2929"/>
        <w:gridCol w:w="2929"/>
      </w:tblGrid>
      <w:tr>
        <w:tc>
          <w:tcPr>
            <w:tcW w:type="dxa" w:w="2929"/>
            <w:shd w:val="clear" w:color="auto" w:fill="D5E8F0"/>
          </w:tcPr>
          <w:p>
            <w:r>
              <w:rPr>
                <w:b/>
                <w:sz w:val="20"/>
              </w:rPr>
              <w:t>N</w:t>
            </w:r>
          </w:p>
        </w:tc>
        <w:tc>
          <w:tcPr>
            <w:tcW w:type="dxa" w:w="2929"/>
            <w:shd w:val="clear" w:color="auto" w:fill="D5E8F0"/>
          </w:tcPr>
          <w:p>
            <w:r>
              <w:rPr>
                <w:b/>
                <w:sz w:val="20"/>
              </w:rPr>
              <w:t>Definición</w:t>
            </w:r>
          </w:p>
        </w:tc>
        <w:tc>
          <w:tcPr>
            <w:tcW w:type="dxa" w:w="2929"/>
            <w:shd w:val="clear" w:color="auto" w:fill="D5E8F0"/>
          </w:tcPr>
          <w:p>
            <w:r>
              <w:rPr>
                <w:b/>
                <w:sz w:val="20"/>
              </w:rPr>
              <w:t>Uso principal</w:t>
            </w:r>
          </w:p>
        </w:tc>
      </w:tr>
      <w:tr>
        <w:tc>
          <w:tcPr>
            <w:tcW w:type="dxa" w:w="2929"/>
          </w:tcPr>
          <w:p>
            <w:r>
              <w:rPr>
                <w:b/>
                <w:sz w:val="20"/>
              </w:rPr>
              <w:t>85.286</w:t>
            </w:r>
          </w:p>
        </w:tc>
        <w:tc>
          <w:tcPr>
            <w:tcW w:type="dxa" w:w="2929"/>
          </w:tcPr>
          <w:p>
            <w:r>
              <w:rPr>
                <w:b w:val="0"/>
                <w:sz w:val="20"/>
              </w:rPr>
              <w:t>EDOs detectados totales por el pipeline (capa Events)</w:t>
            </w:r>
          </w:p>
        </w:tc>
        <w:tc>
          <w:tcPr>
            <w:tcW w:type="dxa" w:w="2929"/>
          </w:tcPr>
          <w:p>
            <w:r>
              <w:rPr>
                <w:b w:val="0"/>
                <w:sz w:val="20"/>
              </w:rPr>
              <w:t>Conteo bruto del corpus (events.parquet)</w:t>
            </w:r>
          </w:p>
        </w:tc>
      </w:tr>
      <w:tr>
        <w:tc>
          <w:tcPr>
            <w:tcW w:type="dxa" w:w="2929"/>
          </w:tcPr>
          <w:p>
            <w:r>
              <w:rPr>
                <w:b/>
                <w:sz w:val="20"/>
              </w:rPr>
              <w:t>85.277</w:t>
            </w:r>
          </w:p>
        </w:tc>
        <w:tc>
          <w:tcPr>
            <w:tcW w:type="dxa" w:w="2929"/>
          </w:tcPr>
          <w:p>
            <w:r>
              <w:rPr>
                <w:b w:val="0"/>
                <w:sz w:val="20"/>
              </w:rPr>
              <w:t>EDOs in_quality con curva SpO₂ normalizable y morfotipo asignado</w:t>
            </w:r>
          </w:p>
        </w:tc>
        <w:tc>
          <w:tcPr>
            <w:tcW w:type="dxa" w:w="2929"/>
          </w:tcPr>
          <w:p>
            <w:r>
              <w:rPr>
                <w:b w:val="0"/>
                <w:sz w:val="20"/>
              </w:rPr>
              <w:t>Fenotipado morfológico y ARI (Cap. 4)</w:t>
            </w:r>
          </w:p>
        </w:tc>
      </w:tr>
      <w:tr>
        <w:tc>
          <w:tcPr>
            <w:tcW w:type="dxa" w:w="2929"/>
          </w:tcPr>
          <w:p>
            <w:r>
              <w:rPr>
                <w:b/>
                <w:sz w:val="20"/>
              </w:rPr>
              <w:t>83.892</w:t>
            </w:r>
          </w:p>
        </w:tc>
        <w:tc>
          <w:tcPr>
            <w:tcW w:type="dxa" w:w="2929"/>
          </w:tcPr>
          <w:p>
            <w:r>
              <w:rPr>
                <w:b w:val="0"/>
                <w:sz w:val="20"/>
              </w:rPr>
              <w:t>EDOs con estado PAC asignado (subconjunto con etiqueta de estado)</w:t>
            </w:r>
          </w:p>
        </w:tc>
        <w:tc>
          <w:tcPr>
            <w:tcW w:type="dxa" w:w="2929"/>
          </w:tcPr>
          <w:p>
            <w:r>
              <w:rPr>
                <w:b w:val="0"/>
                <w:sz w:val="20"/>
              </w:rPr>
              <w:t>Acoplamiento morfotipo–estado y V de Cramér (Cap. 6)</w:t>
            </w:r>
          </w:p>
        </w:tc>
      </w:tr>
      <w:tr>
        <w:tc>
          <w:tcPr>
            <w:tcW w:type="dxa" w:w="2929"/>
          </w:tcPr>
          <w:p>
            <w:r>
              <w:rPr>
                <w:b/>
                <w:sz w:val="20"/>
              </w:rPr>
              <w:t>80.345</w:t>
            </w:r>
          </w:p>
        </w:tc>
        <w:tc>
          <w:tcPr>
            <w:tcW w:type="dxa" w:w="2929"/>
          </w:tcPr>
          <w:p>
            <w:r>
              <w:rPr>
                <w:b w:val="0"/>
                <w:sz w:val="20"/>
              </w:rPr>
              <w:t>EDOs con morfotipo y estado en las tres escalas (S, M y L)</w:t>
            </w:r>
          </w:p>
        </w:tc>
        <w:tc>
          <w:tcPr>
            <w:tcW w:type="dxa" w:w="2929"/>
          </w:tcPr>
          <w:p>
            <w:r>
              <w:rPr>
                <w:b w:val="0"/>
                <w:sz w:val="20"/>
              </w:rPr>
              <w:t>Riesgo relativo por estado; marginal de severidad 5,73 % (Cap. 6)</w:t>
            </w:r>
          </w:p>
        </w:tc>
      </w:tr>
      <w:tr>
        <w:tc>
          <w:tcPr>
            <w:tcW w:type="dxa" w:w="2929"/>
          </w:tcPr>
          <w:p>
            <w:r>
              <w:rPr>
                <w:b/>
                <w:sz w:val="20"/>
              </w:rPr>
              <w:t>78.908</w:t>
            </w:r>
          </w:p>
        </w:tc>
        <w:tc>
          <w:tcPr>
            <w:tcW w:type="dxa" w:w="2929"/>
          </w:tcPr>
          <w:p>
            <w:r>
              <w:rPr>
                <w:b w:val="0"/>
                <w:sz w:val="20"/>
              </w:rPr>
              <w:t>EDOs de la cohorte estricta (8 pacientes) con contexto de estado</w:t>
            </w:r>
          </w:p>
        </w:tc>
        <w:tc>
          <w:tcPr>
            <w:tcW w:type="dxa" w:w="2929"/>
          </w:tcPr>
          <w:p>
            <w:r>
              <w:rPr>
                <w:b w:val="0"/>
                <w:sz w:val="20"/>
              </w:rPr>
              <w:t>Modelos supervisados a nivel evento (Cap. 6)</w:t>
            </w:r>
          </w:p>
        </w:tc>
      </w:tr>
      <w:tr>
        <w:tc>
          <w:tcPr>
            <w:tcW w:type="dxa" w:w="2929"/>
          </w:tcPr>
          <w:p>
            <w:r>
              <w:rPr>
                <w:b/>
                <w:sz w:val="20"/>
              </w:rPr>
              <w:t>76.053</w:t>
            </w:r>
          </w:p>
        </w:tc>
        <w:tc>
          <w:tcPr>
            <w:tcW w:type="dxa" w:w="2929"/>
          </w:tcPr>
          <w:p>
            <w:r>
              <w:rPr>
                <w:b w:val="0"/>
                <w:sz w:val="20"/>
              </w:rPr>
              <w:t>EDOs estrictos con vector de contexto temporal completo</w:t>
            </w:r>
          </w:p>
        </w:tc>
        <w:tc>
          <w:tcPr>
            <w:tcW w:type="dxa" w:w="2929"/>
          </w:tcPr>
          <w:p>
            <w:r>
              <w:rPr>
                <w:b w:val="0"/>
                <w:sz w:val="20"/>
              </w:rPr>
              <w:t>Predicción de evento severo, Bloque B (Cap. 6 §6.9–6.10)</w:t>
            </w:r>
          </w:p>
        </w:tc>
      </w:tr>
    </w:tbl>
    <w:p>
      <w:r>
        <w:rPr>
          <w:i/>
          <w:sz w:val="18"/>
        </w:rPr>
        <w:t>Nota. Los seis universos son subconjuntos anidados del corpus de 85.286 EDOs detectados, producto de filtros sucesivos de calidad de señal, asignación de estado PAC y selección de cohorte. Todas las cifras provienen del pipeline PAC_v3 (NB01–NB07).</w:t>
      </w:r>
    </w:p>
    <w:p w14:paraId="3A9F30A5" w14:textId="77777777" w:rsidR="009E71D4" w:rsidRPr="0046701C" w:rsidRDefault="00000000" w:rsidP="0046701C">
      <w:pPr>
        <w:pStyle w:val="Ttulo2"/>
      </w:pPr>
      <w:r>
        <w:t>3.4  Fenotipado morfológico de eventos — Nivel Evento</w:t>
      </w:r>
    </w:p>
    <w:p w14:paraId="2319746E" w14:textId="77777777" w:rsidR="002B672D" w:rsidRPr="002B672D" w:rsidRDefault="002B672D" w:rsidP="002B672D">
      <w:pPr>
        <w:pStyle w:val="font-claude-response-body"/>
        <w:spacing w:line="360" w:lineRule="auto"/>
        <w:jc w:val="both"/>
        <w:rPr>
          <w:rFonts w:asciiTheme="minorHAnsi" w:hAnsiTheme="minorHAnsi"/>
          <w:b/>
          <w:bCs/>
        </w:rPr>
      </w:pPr>
      <w:r>
        <w:rPr>
          <w:rStyle w:val="Fuerte"/>
          <w:rFonts w:asciiTheme="minorHAnsi" w:hAnsiTheme="minorHAnsi"/>
          <w:b w:val="0"/>
          <w:bCs w:val="0"/>
        </w:rPr>
        <w:t>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22945876" w14:textId="77777777" w:rsidR="002B672D" w:rsidRPr="002B672D" w:rsidRDefault="002B672D" w:rsidP="002B672D">
      <w:pPr>
        <w:pStyle w:val="font-claude-response-body"/>
        <w:spacing w:line="360" w:lineRule="auto"/>
        <w:jc w:val="both"/>
        <w:rPr>
          <w:rFonts w:asciiTheme="minorHAnsi" w:hAnsiTheme="minorHAnsi"/>
          <w:b/>
          <w:bCs/>
        </w:rPr>
      </w:pPr>
      <w:r>
        <w:rPr>
          <w:rStyle w:val="Fuerte"/>
          <w:rFonts w:asciiTheme="minorHAnsi" w:hAnsiTheme="minorHAnsi"/>
          <w:b w:val="0"/>
          <w:bCs w:val="0"/>
        </w:rPr>
        <w:t>El K-means (MacQueen, 1967) se entrena directamente sobre las curvas originales de 30 puntos, con K seleccionado por el criterio del codo y la métrica Silhouette (Rousseeuw, 1987). El máximo local en K = 5 (coeficiente = 0,386)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13D4D35B" w14:textId="77777777" w:rsidR="009E71D4" w:rsidRPr="0046701C" w:rsidRDefault="00000000" w:rsidP="0046701C">
      <w:pPr>
        <w:pStyle w:val="Ttulo2"/>
      </w:pPr>
      <w:r>
        <w:t>3.5  Estados dinámicos multiescala — Nivel Noche</w:t>
      </w:r>
    </w:p>
    <w:p w14:paraId="66BCF896" w14:textId="04D2A42D" w:rsidR="009E71D4" w:rsidRPr="0046701C" w:rsidRDefault="00000000">
      <w:pPr>
        <w:spacing w:after="200" w:line="360" w:lineRule="auto"/>
        <w:jc w:val="both"/>
        <w:rPr>
          <w:rFonts w:asciiTheme="minorHAnsi" w:hAnsiTheme="minorHAnsi"/>
        </w:rPr>
      </w:pPr>
      <w:r>
        <w:rPr>
          <w:rFonts w:asciiTheme="minorHAnsi" w:hAnsiTheme="minorHAnsi"/>
        </w:rPr>
        <w:t>La noche se particiona en ventanas temporales disjuntas a tres escalas complementarias:</w:t>
      </w:r>
      <w:r>
        <w:rPr>
          <w:rFonts w:asciiTheme="minorHAnsi" w:hAnsiTheme="minorHAnsi"/>
          <w:b/>
          <w:bCs/>
        </w:rPr>
        <w:t xml:space="preserve"> S</w:t>
      </w:r>
      <w:r>
        <w:rPr>
          <w:rFonts w:asciiTheme="minorHAnsi" w:hAnsiTheme="minorHAnsi"/>
        </w:rPr>
        <w:t xml:space="preserve"> (30 s), que captura la microdinámica peri-evento; </w:t>
      </w:r>
      <w:r>
        <w:rPr>
          <w:rFonts w:asciiTheme="minorHAnsi" w:hAnsiTheme="minorHAnsi"/>
          <w:b/>
          <w:bCs/>
        </w:rPr>
        <w:t>M</w:t>
      </w:r>
      <w:r>
        <w:rPr>
          <w:rFonts w:asciiTheme="minorHAnsi" w:hAnsiTheme="minorHAnsi"/>
        </w:rPr>
        <w:t xml:space="preserve"> (5 min), que </w:t>
        <w:lastRenderedPageBreak/>
        <w:t>captura la mesodinámica autonómica; y</w:t>
      </w:r>
      <w:r>
        <w:rPr>
          <w:rFonts w:asciiTheme="minorHAnsi" w:hAnsiTheme="minorHAnsi"/>
          <w:b/>
          <w:bCs/>
        </w:rPr>
        <w:t xml:space="preserve"> L</w:t>
      </w:r>
      <w:r>
        <w:rPr>
          <w:rFonts w:asciiTheme="minorHAnsi" w:hAnsiTheme="minorHAnsi"/>
        </w:rPr>
        <w:t xml:space="preserve"> (30 min), que captura la macrodinámica nocturna. El Capítulo 5 demuestra que cada escala captura una dimensión distinta de la fisiología nocturna: S predice la frecuencia de eventos, M la carga hipóxica acumulada, y L la arquitectura nocturna global.</w:t>
      </w:r>
    </w:p>
    <w:p w14:paraId="3C5395B3" w14:textId="636E4462" w:rsidR="00A60BC1" w:rsidRPr="00A60BC1" w:rsidRDefault="00A60BC1" w:rsidP="00A60BC1">
      <w:pPr>
        <w:pStyle w:val="NormalWeb"/>
        <w:spacing w:line="360" w:lineRule="auto"/>
        <w:jc w:val="both"/>
        <w:rPr>
          <w:rFonts w:asciiTheme="minorHAnsi" w:hAnsiTheme="minorHAnsi"/>
          <w:b/>
          <w:bCs/>
        </w:rPr>
      </w:pPr>
      <w:r>
        <w:rPr>
          <w:rStyle w:val="Fuerte"/>
          <w:rFonts w:asciiTheme="minorHAnsi" w:hAnsiTheme="minorHAnsi"/>
          <w:b w:val="0"/>
          <w:bCs w:val="0"/>
        </w:rPr>
        <w:t xml:space="preserve">Cada ventana se caracteriza por un vector de 24 features que combina tres fuentes: </w:t>
      </w:r>
      <w:r>
        <w:rPr>
          <w:rStyle w:val="Fuerte"/>
          <w:rFonts w:asciiTheme="minorHAnsi" w:hAnsiTheme="minorHAnsi"/>
        </w:rPr>
        <w:t>estadísticas de señal fisiológica</w:t>
      </w:r>
      <w:r>
        <w:rPr>
          <w:rStyle w:val="Fuerte"/>
          <w:rFonts w:asciiTheme="minorHAnsi" w:hAnsiTheme="minorHAnsi"/>
          <w:b w:val="0"/>
          <w:bCs w:val="0"/>
        </w:rPr>
        <w:t xml:space="preserve"> (media y variabilidad de SpO₂ y FC, fracción de movimiento), </w:t>
      </w:r>
      <w:r>
        <w:rPr>
          <w:rStyle w:val="Fuerte"/>
          <w:rFonts w:asciiTheme="minorHAnsi" w:hAnsiTheme="minorHAnsi"/>
        </w:rPr>
        <w:t>densidad de morfotipos</w:t>
      </w:r>
      <w:r>
        <w:rPr>
          <w:rStyle w:val="Fuerte"/>
          <w:rFonts w:asciiTheme="minorHAnsi" w:hAnsiTheme="minorHAnsi"/>
          <w:b w:val="0"/>
          <w:bCs w:val="0"/>
        </w:rPr>
        <w:t xml:space="preserve"> (conteo de EDOs por tipo C1–C5 y ARI medio en la ventana), y </w:t>
      </w:r>
      <w:r>
        <w:rPr>
          <w:rStyle w:val="Fuerte"/>
          <w:rFonts w:asciiTheme="minorHAnsi" w:hAnsiTheme="minorHAnsi"/>
        </w:rPr>
        <w:t>composición de estadios de sueño</w:t>
      </w:r>
      <w:r>
        <w:rPr>
          <w:rStyle w:val="Fuerte"/>
          <w:rFonts w:asciiTheme="minorHAnsi" w:hAnsiTheme="minorHAnsi"/>
          <w:b w:val="0"/>
          <w:bCs w:val="0"/>
        </w:rPr>
        <w:t xml:space="preserve"> en tres categorías (vigilia, sueño ligero y sueño profundo), </w:t>
      </w:r>
      <w:r>
        <w:rPr>
          <w:rFonts w:asciiTheme="minorHAnsi" w:hAnsiTheme="minorHAnsi"/>
        </w:rPr>
        <w:t xml:space="preserve">derivadas del colapso de las cuatro etapas de sueño reportadas por el dispositivo, cuyas distribuciones resultaron inconsistentes con los patrones fisiológicos esperados, por lo que se redujeron a tres categorías operativas con mayor coherencia empírica. </w:t>
      </w:r>
      <w:r>
        <w:rPr>
          <w:rStyle w:val="Fuerte"/>
          <w:rFonts w:asciiTheme="minorHAnsi" w:hAnsiTheme="minorHAnsi"/>
          <w:b w:val="0"/>
          <w:bCs w:val="0"/>
        </w:rPr>
        <w:t xml:space="preserve">Sobre el pool de ventanas de la cohorte estricta (8 pacientes, ≥ 10 noches </w:t>
      </w:r>
      <w:r>
        <w:rPr>
          <w:rStyle w:val="Fuerte"/>
          <w:rFonts w:asciiTheme="minorHAnsi" w:hAnsiTheme="minorHAnsi"/>
          <w:b w:val="0"/>
          <w:bCs w:val="0"/>
          <w:i/>
          <w:iCs/>
        </w:rPr>
        <w:t>in_quality</w:t>
      </w:r>
      <w:r>
        <w:rPr>
          <w:rStyle w:val="Fuerte"/>
          <w:rFonts w:asciiTheme="minorHAnsi" w:hAnsiTheme="minorHAnsi"/>
          <w:b w:val="0"/>
          <w:bCs w:val="0"/>
        </w:rPr>
        <w:t xml:space="preserve">)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w:t>
      </w:r>
      <w:del w:id="90031" w:author="Claude" w:date="2026-06-07T12:00:00Z">
        <w:r>
          <w:rPr>
            <w:rStyle w:val="Fuerte"/>
            <w:rFonts w:asciiTheme="minorHAnsi" w:hAnsiTheme="minorHAnsi"/>
            <w:b w:val="0"/>
            <w:bCs w:val="0"/>
          </w:rPr>
          <w:delText xml:space="preserve">se calculan 26 features nocturnas: 15 fracciones de estado</w:delText>
        </w:r>
      </w:del>
      <w:ins w:id="90032" w:author="Claude" w:date="2026-06-07T12:00:00Z">
        <w:r>
          <w:rPr>
            <w:rStyle w:val="Fuerte"/>
            <w:rFonts w:asciiTheme="minorHAnsi" w:hAnsiTheme="minorHAnsi"/>
            <w:b w:val="0"/>
            <w:bCs w:val="0"/>
          </w:rPr>
          <w:t xml:space="preserve">se calculan 21 features multiescala PAC: 15 fracciones de estado</w:t>
        </w:r>
      </w:ins>
      <w:r>
        <w:rPr>
          <w:rStyle w:val="Fuerte"/>
          <w:rFonts w:asciiTheme="minorHAnsi" w:hAnsiTheme="minorHAnsi"/>
          <w:b w:val="0"/>
          <w:bCs w:val="0"/>
        </w:rPr>
        <w:t xml:space="preserve"> (proporción de tiempo en cada estado por escala), 3 entropías de Shannon, que cuantifican cuán distribuido está el tiempo nocturno entre los estados disponibles, con valores bajos cuando la noche estuvo dominada por uno o dos estados y valores altos cuando el sistema transitó por múltiples estados sin régimen sostenido (fragmentación), , </w:t>
      </w:r>
      <w:del w:id="90033" w:author="Claude" w:date="2026-06-07T12:00:00Z">
        <w:r>
          <w:rPr>
            <w:rStyle w:val="Fuerte"/>
            <w:rFonts w:asciiTheme="minorHAnsi" w:hAnsiTheme="minorHAnsi"/>
            <w:b w:val="0"/>
            <w:bCs w:val="0"/>
          </w:rPr>
          <w:delText xml:space="preserve">3 tasas de transición entre estados y 5 variables adicionales de contexto temporal extraídas de nights.parquet. Estas 26 features se incorporan a </w:delText>
        </w:r>
      </w:del>
      <w:ins w:id="90034" w:author="Claude" w:date="2026-06-07T12:00:00Z">
        <w:r>
          <w:rPr>
            <w:rStyle w:val="Fuerte"/>
            <w:rFonts w:asciiTheme="minorHAnsi" w:hAnsiTheme="minorHAnsi"/>
            <w:b w:val="0"/>
            <w:bCs w:val="0"/>
          </w:rPr>
          <w:t xml:space="preserve">3 tasas de transición entre estados; junto con 5 variables adicionales de contexto temporal extraídas de nights.parquet conforman el bloque de 26 features nocturnas, que se incorpora a </w:t>
        </w:r>
      </w:ins>
      <w:r>
        <w:rPr>
          <w:rStyle w:val="Fuerte"/>
          <w:rFonts w:asciiTheme="minorHAnsi" w:hAnsiTheme="minorHAnsi"/>
          <w:b w:val="0"/>
          <w:bCs w:val="0"/>
          <w:i/>
          <w:iCs/>
        </w:rPr>
        <w:t>nights.parquet</w:t>
      </w:r>
      <w:r>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F7575A7" w14:textId="466B6F96" w:rsidR="009E71D4" w:rsidRPr="0046701C" w:rsidRDefault="00000000" w:rsidP="0046701C">
      <w:pPr>
        <w:pStyle w:val="Ttulo2"/>
      </w:pPr>
      <w:r>
        <w:t xml:space="preserve">3.6  Modelos predictivos — Nivel Paciente </w:t>
      </w:r>
    </w:p>
    <w:p w14:paraId="082F89F9" w14:textId="7E43F287" w:rsidR="009E71D4" w:rsidRPr="0046701C" w:rsidRDefault="00000000">
      <w:pPr>
        <w:spacing w:after="200" w:line="360" w:lineRule="auto"/>
        <w:jc w:val="both"/>
        <w:rPr>
          <w:rFonts w:asciiTheme="minorHAnsi" w:hAnsiTheme="minorHAnsi"/>
        </w:rPr>
      </w:pPr>
      <w:r>
        <w:rPr>
          <w:rFonts w:asciiTheme="minorHAnsi" w:hAnsiTheme="minorHAnsi"/>
        </w:rPr>
        <w:t xml:space="preserve">La matriz de diseño integra </w:t>
      </w:r>
      <w:r>
        <w:rPr>
          <w:rFonts w:asciiTheme="minorHAnsi" w:hAnsiTheme="minorHAnsi"/>
          <w:i/>
          <w:iCs/>
        </w:rPr>
        <w:t xml:space="preserve">nights.parquet, night_multiscale_features.parquet y patients.parquet </w:t>
      </w:r>
      <w:r>
        <w:rPr>
          <w:rFonts w:asciiTheme="minorHAnsi" w:hAnsiTheme="minorHAnsi"/>
        </w:rPr>
        <w:t xml:space="preserve">en un vector de ~50 features nocturnas. Se evalúan LightGBM (Ke et </w:t>
        <w:lastRenderedPageBreak/>
        <w:t>al., 2017) y regresión logística como baseline. La variable dependiente es la categoría de severidad AASM definida por ODI3 en formulación de cuatro clases y binaria (≥ Moderado). Una evaluación de aportes por bloques (PAC States, morfotipos, features clínicas convencionales, ARI) cuantifica la contribución marginal de cada representación al modelo conjunto. La validación se realiza en LOPO-CV con n efectivo = 8 pacientes (cohorte estricta).</w:t>
      </w:r>
    </w:p>
    <w:p w14:paraId="22CCC424" w14:textId="10A99191" w:rsidR="009E71D4" w:rsidRPr="0046701C" w:rsidRDefault="00000000">
      <w:pPr>
        <w:spacing w:after="200" w:line="360" w:lineRule="auto"/>
        <w:jc w:val="both"/>
        <w:rPr>
          <w:rFonts w:asciiTheme="minorHAnsi" w:hAnsiTheme="minorHAnsi"/>
        </w:rPr>
      </w:pPr>
      <w:r>
        <w:rPr>
          <w:rFonts w:asciiTheme="minorHAnsi" w:hAnsiTheme="minorHAnsi"/>
        </w:rPr>
        <w:t xml:space="preserve">Un segundo módulo estima la probabilidad de que el siguiente EDO sea morfológicamente severo (C4 o C5) a partir del contexto PAC inmediato, estado activo en las tres escalas, historial reciente de estados y densidad de morfotipos. Como síntesis clínica de ambos módulos, se construye el </w:t>
      </w:r>
      <w:r>
        <w:rPr>
          <w:rFonts w:asciiTheme="minorHAnsi" w:hAnsiTheme="minorHAnsi"/>
          <w:b/>
          <w:bCs/>
        </w:rPr>
        <w:t>Risk Score PAC</w:t>
      </w:r>
      <w:r>
        <w:rPr>
          <w:rFonts w:asciiTheme="minorHAnsi" w:hAnsiTheme="minorHAnsi"/>
        </w:rPr>
        <w:t xml:space="preserve">: un índice continuo en escala 0–100 que combina la probabilidad de evento severo (peso 0,40) y la probabilidad de noche de alto riesgo (peso 0,60), calculado sobre el registro ya procesado para fenotipado post-diagnóstico y seguimiento longitudinal. Valores por debajo de 30 correspondieron a noches </w:t>
      </w:r>
      <w:r>
        <w:rPr>
          <w:rFonts w:asciiTheme="minorHAnsi" w:hAnsiTheme="minorHAnsi"/>
          <w:i/>
          <w:iCs/>
        </w:rPr>
        <w:t>Normal o Leve</w:t>
      </w:r>
      <w:r>
        <w:rPr>
          <w:rFonts w:asciiTheme="minorHAnsi" w:hAnsiTheme="minorHAnsi"/>
        </w:rPr>
        <w:t xml:space="preserve">, mientras que valores superiores a 60 identificaron el 100 % de las noches </w:t>
      </w:r>
      <w:r>
        <w:rPr>
          <w:rFonts w:asciiTheme="minorHAnsi" w:hAnsiTheme="minorHAnsi"/>
          <w:i/>
          <w:iCs/>
        </w:rPr>
        <w:t>Severas</w:t>
      </w:r>
      <w:r>
        <w:rPr>
          <w:rFonts w:asciiTheme="minorHAnsi" w:hAnsiTheme="minorHAnsi"/>
        </w:rPr>
        <w:t xml:space="preserve"> y el 74,3 % de las </w:t>
      </w:r>
      <w:r>
        <w:rPr>
          <w:rFonts w:asciiTheme="minorHAnsi" w:hAnsiTheme="minorHAnsi"/>
          <w:i/>
          <w:iCs/>
        </w:rPr>
        <w:t>Moderadas</w:t>
      </w:r>
      <w:r>
        <w:rPr>
          <w:rFonts w:asciiTheme="minorHAnsi" w:hAnsiTheme="minorHAnsi"/>
        </w:rPr>
        <w:t>; estos umbrales son operativos y requieren validación prospectiva antes de su uso clínico.</w:t>
      </w:r>
    </w:p>
    <w:p w14:paraId="248D52C6" w14:textId="6580D456" w:rsidR="009E71D4" w:rsidRPr="0046701C" w:rsidRDefault="00000000" w:rsidP="0046701C">
      <w:pPr>
        <w:pStyle w:val="Ttulo2"/>
      </w:pPr>
      <w:r>
        <w:t xml:space="preserve">3.7  Predicción prospectiva con lead time clínico </w:t>
      </w:r>
    </w:p>
    <w:p w14:paraId="5CAD4A86" w14:textId="00C9F359" w:rsidR="009E71D4" w:rsidRPr="0046701C" w:rsidRDefault="00FA18E7">
      <w:pPr>
        <w:spacing w:after="200" w:line="360" w:lineRule="auto"/>
        <w:jc w:val="both"/>
        <w:rPr>
          <w:rFonts w:asciiTheme="minorHAnsi" w:hAnsiTheme="minorHAnsi"/>
        </w:rPr>
      </w:pPr>
      <w:r>
        <w:rPr>
          <w:rFonts w:asciiTheme="minorHAnsi" w:hAnsiTheme="minorHAnsi"/>
        </w:rPr>
        <w:t xml:space="preserve">Un módulo adicional extiende el análisis al dominio temporal prospectivo: sin señal de evento activo, </w:t>
      </w:r>
      <w:r>
        <w:rPr>
          <w:rFonts w:asciiTheme="minorHAnsi" w:hAnsiTheme="minorHAnsi"/>
          <w:b/>
          <w:bCs/>
        </w:rPr>
        <w:t>¿puede el estado fisiológico PAC actual anticipar la ocurrencia de un evento severo en los próximos Δt minutos?</w:t>
      </w:r>
      <w:r>
        <w:rPr>
          <w:rFonts w:asciiTheme="minorHAnsi" w:hAnsiTheme="minorHAnsi"/>
        </w:rPr>
        <w:t xml:space="preserve"> Se generan 452.955 ventanas de 30 s, excluyendo ventanas con evento activo, para cuatro horizontes </w:t>
      </w:r>
      <w:r>
        <w:rPr>
          <w:rFonts w:ascii="Courier New" w:hAnsi="Courier New" w:cs="Courier New"/>
        </w:rPr>
        <w:t xml:space="preserve">H </w:t>
      </w:r>
      <w:r>
        <w:rPr>
          <w:rFonts w:ascii="Cambria Math" w:hAnsi="Cambria Math" w:cs="Cambria Math"/>
        </w:rPr>
        <w:t>∈</w:t>
      </w:r>
      <w:r>
        <w:rPr>
          <w:rFonts w:ascii="Courier New" w:hAnsi="Courier New" w:cs="Courier New"/>
        </w:rPr>
        <w:t xml:space="preserve"> {2, 5, 10, 15} min</w:t>
      </w:r>
      <w:r>
        <w:rPr>
          <w:rFonts w:asciiTheme="minorHAnsi" w:hAnsiTheme="minorHAnsi"/>
        </w:rPr>
        <w:t>, cada una caracterizada por el vector PAC más features de historial acumulado (coupling index acumulado, conteo de severos, tiempo desde el último EDO). Los horizontes se evalúan bajo tres criterios: margen suficiente para el tiempo de activación del pulsioxímetro (&gt; 90 s), rendimiento discriminativo en LOPO-CV (AUC y Average Precision), y valor predictivo positivo operacional en el umbral de Youden. El horizonte H = 5 min resulta óptimo según estos criterios.</w:t>
      </w:r>
    </w:p>
    <w:p w14:paraId="7F10D34A" w14:textId="77777777" w:rsidR="009E71D4" w:rsidRPr="0046701C" w:rsidRDefault="00000000" w:rsidP="0046701C">
      <w:pPr>
        <w:pStyle w:val="Ttulo2"/>
      </w:pPr>
      <w:r>
        <w:t>3.8  Estrategia de validación estadística</w:t>
      </w:r>
    </w:p>
    <w:p w14:paraId="4386AB34" w14:textId="77777777" w:rsidR="009E71D4" w:rsidRPr="0046701C" w:rsidRDefault="00000000">
      <w:pPr>
        <w:spacing w:after="200" w:line="360" w:lineRule="auto"/>
        <w:jc w:val="both"/>
        <w:rPr>
          <w:rFonts w:asciiTheme="minorHAnsi" w:hAnsiTheme="minorHAnsi"/>
        </w:rPr>
      </w:pPr>
      <w:r>
        <w:rPr>
          <w:rFonts w:asciiTheme="minorHAnsi" w:hAnsiTheme="minorHAnsi"/>
        </w:rPr>
        <w:lastRenderedPageBreak/>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2062C455" w14:textId="732A52B7" w:rsidR="009E71D4" w:rsidRPr="0046701C" w:rsidRDefault="00000000">
      <w:pPr>
        <w:spacing w:after="200" w:line="360" w:lineRule="auto"/>
        <w:jc w:val="both"/>
        <w:rPr>
          <w:rFonts w:asciiTheme="minorHAnsi" w:hAnsiTheme="minorHAnsi"/>
        </w:rPr>
      </w:pPr>
      <w:r>
        <w:rPr>
          <w:rFonts w:asciiTheme="minorHAnsi" w:hAnsiTheme="minorHAnsi"/>
        </w:rPr>
        <w:t>La estabilidad de las métricas ante la variabilidad intraindividual se evalúa mediante tres procedimientos complementarios: el coeficiente de correlación intraclase ICC(1,1) (Koo &amp; Li, 2016), que cuantifica qué fracción de la variabilidad total de una métrica es atribuible a diferencias genuinas entre pacientes y no a fluctuaciones noche a noche; análisis de Bland-Altman (Bland &amp; Altman, 1986), que compara la estimación de una sola noche contra el promedio multinoche evaluando sesgo sistemático y límites de acuerdo; y curvas de estabilización bootstrap del MAE (300 iteraciones), que estiman cuántas noches son necesarias para que el error de estimación caiga por debajo de un umbral operacional.</w:t>
      </w:r>
    </w:p>
    <w:p w14:paraId="0812AD93" w14:textId="77777777" w:rsidR="009E71D4" w:rsidRPr="0046701C" w:rsidRDefault="00000000">
      <w:pPr>
        <w:spacing w:after="200" w:line="360" w:lineRule="auto"/>
        <w:jc w:val="both"/>
        <w:rPr>
          <w:rFonts w:asciiTheme="minorHAnsi" w:hAnsiTheme="minorHAnsi"/>
        </w:rPr>
      </w:pPr>
      <w:r>
        <w:rPr>
          <w:rFonts w:asciiTheme="minorHAnsi" w:hAnsiTheme="minorHAnsi"/>
        </w:rPr>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r>
        <w:rPr>
          <w:rFonts w:ascii="Arial" w:hAnsi="Arial"/>
        </w:rPr>
        <w:t>El Capítulo 4 reporta los resultados del primer nivel de análisis: el fenotipado morfológico de los EDOs y la caracterización empírica del ARI.</w:t>
      </w:r>
    </w:p>
    <w:p w14:paraId="4F9998D3" w14:textId="5C49C94E" w:rsidR="009E71D4" w:rsidRPr="0046701C" w:rsidRDefault="009E71D4">
      <w:pPr>
        <w:spacing w:before="400"/>
        <w:rPr>
          <w:rFonts w:asciiTheme="minorHAnsi" w:hAnsiTheme="minorHAnsi"/>
        </w:rPr>
      </w:pPr>
    </w:p>
    <w:sectPr w:rsidR="009E71D4" w:rsidRPr="0046701C">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5C86" w14:textId="77777777" w:rsidR="00B07184" w:rsidRDefault="00B07184" w:rsidP="004B3DE8">
      <w:r>
        <w:separator/>
      </w:r>
    </w:p>
  </w:endnote>
  <w:endnote w:type="continuationSeparator" w:id="0">
    <w:p w14:paraId="3D777A74" w14:textId="77777777" w:rsidR="00B07184" w:rsidRDefault="00B07184" w:rsidP="004B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9701" w14:textId="77777777" w:rsidR="0046701C" w:rsidRDefault="0046701C" w:rsidP="0046701C">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6E3CCD86" w14:textId="77777777" w:rsidR="004B3DE8" w:rsidRDefault="004B3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E46A" w14:textId="77777777" w:rsidR="00B07184" w:rsidRDefault="00B07184" w:rsidP="004B3DE8">
      <w:r>
        <w:separator/>
      </w:r>
    </w:p>
  </w:footnote>
  <w:footnote w:type="continuationSeparator" w:id="0">
    <w:p w14:paraId="3A4070A6" w14:textId="77777777" w:rsidR="00B07184" w:rsidRDefault="00B07184" w:rsidP="004B3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CD32" w14:textId="30D6A622" w:rsidR="004B3DE8" w:rsidRDefault="004B3DE8" w:rsidP="004B3DE8">
    <w:pPr>
      <w:pBdr>
        <w:bottom w:val="single" w:sz="4" w:space="0" w:color="1E3A5F"/>
      </w:pBdr>
      <w:spacing w:after="120"/>
    </w:pPr>
    <w:r>
      <w:rPr>
        <w:color w:val="6B7280"/>
        <w:sz w:val="18"/>
        <w:szCs w:val="18"/>
      </w:rPr>
      <w:t>Proyecto PAC · Tesis de Maestría</w:t>
    </w:r>
    <w:r>
      <w:rPr>
        <w:i/>
        <w:iCs/>
        <w:color w:val="6B7280"/>
        <w:sz w:val="18"/>
        <w:szCs w:val="18"/>
      </w:rPr>
      <w:t xml:space="preserve">        Capítulo 3 — Materiales y Métodos  (versión resumida v3)</w:t>
    </w:r>
  </w:p>
  <w:p w14:paraId="58EC4F5A" w14:textId="77777777" w:rsidR="004B3DE8" w:rsidRDefault="004B3D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33CFB"/>
    <w:multiLevelType w:val="hybridMultilevel"/>
    <w:tmpl w:val="39807058"/>
    <w:lvl w:ilvl="0" w:tplc="5496630C">
      <w:start w:val="1"/>
      <w:numFmt w:val="bullet"/>
      <w:lvlText w:val="●"/>
      <w:lvlJc w:val="left"/>
      <w:pPr>
        <w:ind w:left="720" w:hanging="360"/>
      </w:pPr>
    </w:lvl>
    <w:lvl w:ilvl="1" w:tplc="186685B0">
      <w:start w:val="1"/>
      <w:numFmt w:val="bullet"/>
      <w:lvlText w:val="○"/>
      <w:lvlJc w:val="left"/>
      <w:pPr>
        <w:ind w:left="1440" w:hanging="360"/>
      </w:pPr>
    </w:lvl>
    <w:lvl w:ilvl="2" w:tplc="2C72920C">
      <w:start w:val="1"/>
      <w:numFmt w:val="bullet"/>
      <w:lvlText w:val="■"/>
      <w:lvlJc w:val="left"/>
      <w:pPr>
        <w:ind w:left="2160" w:hanging="360"/>
      </w:pPr>
    </w:lvl>
    <w:lvl w:ilvl="3" w:tplc="54DE1AA6">
      <w:start w:val="1"/>
      <w:numFmt w:val="bullet"/>
      <w:lvlText w:val="●"/>
      <w:lvlJc w:val="left"/>
      <w:pPr>
        <w:ind w:left="2880" w:hanging="360"/>
      </w:pPr>
    </w:lvl>
    <w:lvl w:ilvl="4" w:tplc="D2188FCC">
      <w:start w:val="1"/>
      <w:numFmt w:val="bullet"/>
      <w:lvlText w:val="○"/>
      <w:lvlJc w:val="left"/>
      <w:pPr>
        <w:ind w:left="3600" w:hanging="360"/>
      </w:pPr>
    </w:lvl>
    <w:lvl w:ilvl="5" w:tplc="E9200854">
      <w:start w:val="1"/>
      <w:numFmt w:val="bullet"/>
      <w:lvlText w:val="■"/>
      <w:lvlJc w:val="left"/>
      <w:pPr>
        <w:ind w:left="4320" w:hanging="360"/>
      </w:pPr>
    </w:lvl>
    <w:lvl w:ilvl="6" w:tplc="ED986A72">
      <w:start w:val="1"/>
      <w:numFmt w:val="bullet"/>
      <w:lvlText w:val="●"/>
      <w:lvlJc w:val="left"/>
      <w:pPr>
        <w:ind w:left="5040" w:hanging="360"/>
      </w:pPr>
    </w:lvl>
    <w:lvl w:ilvl="7" w:tplc="09DC7BAC">
      <w:start w:val="1"/>
      <w:numFmt w:val="bullet"/>
      <w:lvlText w:val="●"/>
      <w:lvlJc w:val="left"/>
      <w:pPr>
        <w:ind w:left="5760" w:hanging="360"/>
      </w:pPr>
    </w:lvl>
    <w:lvl w:ilvl="8" w:tplc="11A67E18">
      <w:start w:val="1"/>
      <w:numFmt w:val="bullet"/>
      <w:lvlText w:val="●"/>
      <w:lvlJc w:val="left"/>
      <w:pPr>
        <w:ind w:left="6480" w:hanging="360"/>
      </w:pPr>
    </w:lvl>
  </w:abstractNum>
  <w:num w:numId="1" w16cid:durableId="46782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D4"/>
    <w:rsid w:val="000106B5"/>
    <w:rsid w:val="00026741"/>
    <w:rsid w:val="00144168"/>
    <w:rsid w:val="00176C20"/>
    <w:rsid w:val="00217A16"/>
    <w:rsid w:val="002442AF"/>
    <w:rsid w:val="002B672D"/>
    <w:rsid w:val="00306850"/>
    <w:rsid w:val="003C1384"/>
    <w:rsid w:val="0046701C"/>
    <w:rsid w:val="004B3DE8"/>
    <w:rsid w:val="005C32D2"/>
    <w:rsid w:val="00650CD4"/>
    <w:rsid w:val="00672645"/>
    <w:rsid w:val="00762E70"/>
    <w:rsid w:val="007912BC"/>
    <w:rsid w:val="00813616"/>
    <w:rsid w:val="00826904"/>
    <w:rsid w:val="00833978"/>
    <w:rsid w:val="00842205"/>
    <w:rsid w:val="009246E2"/>
    <w:rsid w:val="009E71D4"/>
    <w:rsid w:val="009F41E0"/>
    <w:rsid w:val="009F6136"/>
    <w:rsid w:val="00A60BC1"/>
    <w:rsid w:val="00AD05A7"/>
    <w:rsid w:val="00B07184"/>
    <w:rsid w:val="00B54A26"/>
    <w:rsid w:val="00B71F53"/>
    <w:rsid w:val="00B75D18"/>
    <w:rsid w:val="00B9177A"/>
    <w:rsid w:val="00BB0DA8"/>
    <w:rsid w:val="00BC45B4"/>
    <w:rsid w:val="00C64F87"/>
    <w:rsid w:val="00C900C4"/>
    <w:rsid w:val="00C9230C"/>
    <w:rsid w:val="00CB3170"/>
    <w:rsid w:val="00D02C94"/>
    <w:rsid w:val="00D9602C"/>
    <w:rsid w:val="00E92060"/>
    <w:rsid w:val="00F75180"/>
    <w:rsid w:val="00FA18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16BF"/>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46701C"/>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B3DE8"/>
    <w:pPr>
      <w:tabs>
        <w:tab w:val="center" w:pos="4419"/>
        <w:tab w:val="right" w:pos="8838"/>
      </w:tabs>
    </w:pPr>
  </w:style>
  <w:style w:type="character" w:customStyle="1" w:styleId="EncabezadoCar">
    <w:name w:val="Encabezado Car"/>
    <w:basedOn w:val="Fuentedeprrafopredeter"/>
    <w:link w:val="Encabezado"/>
    <w:uiPriority w:val="99"/>
    <w:rsid w:val="004B3DE8"/>
  </w:style>
  <w:style w:type="paragraph" w:styleId="Piedepgina">
    <w:name w:val="footer"/>
    <w:basedOn w:val="Normal"/>
    <w:link w:val="PiedepginaCar"/>
    <w:uiPriority w:val="99"/>
    <w:unhideWhenUsed/>
    <w:rsid w:val="004B3DE8"/>
    <w:pPr>
      <w:tabs>
        <w:tab w:val="center" w:pos="4419"/>
        <w:tab w:val="right" w:pos="8838"/>
      </w:tabs>
    </w:pPr>
  </w:style>
  <w:style w:type="character" w:customStyle="1" w:styleId="PiedepginaCar">
    <w:name w:val="Pie de página Car"/>
    <w:basedOn w:val="Fuentedeprrafopredeter"/>
    <w:link w:val="Piedepgina"/>
    <w:uiPriority w:val="99"/>
    <w:rsid w:val="004B3DE8"/>
  </w:style>
  <w:style w:type="paragraph" w:styleId="NormalWeb">
    <w:name w:val="Normal (Web)"/>
    <w:basedOn w:val="Normal"/>
    <w:uiPriority w:val="99"/>
    <w:semiHidden/>
    <w:unhideWhenUsed/>
    <w:rsid w:val="00CB3170"/>
    <w:pPr>
      <w:spacing w:before="100" w:beforeAutospacing="1" w:after="100" w:afterAutospacing="1"/>
    </w:pPr>
  </w:style>
  <w:style w:type="character" w:styleId="Fuerte">
    <w:name w:val="Strong"/>
    <w:basedOn w:val="Fuentedeprrafopredeter"/>
    <w:uiPriority w:val="22"/>
    <w:qFormat/>
    <w:rsid w:val="00CB3170"/>
    <w:rPr>
      <w:b/>
      <w:bCs/>
    </w:rPr>
  </w:style>
  <w:style w:type="paragraph" w:customStyle="1" w:styleId="p1">
    <w:name w:val="p1"/>
    <w:basedOn w:val="Normal"/>
    <w:rsid w:val="00306850"/>
    <w:pPr>
      <w:spacing w:before="100" w:beforeAutospacing="1" w:after="100" w:afterAutospacing="1"/>
    </w:pPr>
  </w:style>
  <w:style w:type="character" w:customStyle="1" w:styleId="absolute">
    <w:name w:val="absolute"/>
    <w:basedOn w:val="Fuentedeprrafopredeter"/>
    <w:rsid w:val="00306850"/>
  </w:style>
  <w:style w:type="character" w:customStyle="1" w:styleId="inline-flex">
    <w:name w:val="inline-flex"/>
    <w:basedOn w:val="Fuentedeprrafopredeter"/>
    <w:rsid w:val="00306850"/>
  </w:style>
  <w:style w:type="character" w:customStyle="1" w:styleId="transition-all">
    <w:name w:val="transition-all"/>
    <w:basedOn w:val="Fuentedeprrafopredeter"/>
    <w:rsid w:val="00306850"/>
  </w:style>
  <w:style w:type="paragraph" w:customStyle="1" w:styleId="font-claude-response-body">
    <w:name w:val="font-claude-response-body"/>
    <w:basedOn w:val="Normal"/>
    <w:rsid w:val="0030685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2536</Words>
  <Characters>13951</Characters>
  <Application>Microsoft Office Word</Application>
  <DocSecurity>0</DocSecurity>
  <Lines>244</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29</cp:revision>
  <dcterms:created xsi:type="dcterms:W3CDTF">2026-06-02T17:47:00Z</dcterms:created>
  <dcterms:modified xsi:type="dcterms:W3CDTF">2026-06-03T22:06:00Z</dcterms:modified>
</cp:coreProperties>
</file>