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del w:id="90001" w:author="Claude" w:date="2026-06-07T12:00:00Z">
        <w:r>
          <w:rPr>
            <w:i/>
            <w:iCs/>
            <w:color w:val="666666"/>
            <w:sz w:val="18"/>
            <w:szCs w:val="18"/>
          </w:rPr>
          <w:delText xml:space="preserve">Versión 14  ·  Junio 2026</w:delText>
        </w:r>
      </w:del>
      <w:ins w:id="90002" w:author="Claude" w:date="2026-06-07T12:00:00Z">
        <w:r>
          <w:rPr>
            <w:i/>
            <w:iCs/>
            <w:color w:val="666666"/>
            <w:sz w:val="18"/>
            <w:szCs w:val="18"/>
          </w:rPr>
          <w:t xml:space="preserve">Versión 34  ·  Junio 2026</w:t>
        </w:r>
      </w:ins>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Pr>
          <w:rFonts w:asciiTheme="minorHAnsi" w:hAnsiTheme="minorHAnsi"/>
        </w:rPr>
        <w:t xml:space="preserve">Los resultados sugieren una asociación consistente entre morfotipos y estados PAC en las tres escalas, que decrece al ampliar la ventana temporal: V de Cramér = 0,355 (S), 0,229 (M) y 0,194 (L) sobre 83.892 eventos (NB05, cohorte completa con morfotipo asignado). Estos valores difieren ligeramente de los reportados en Cap05 (S=0,356, M=0,231, L=0,196) porque NB04 operó sobre 85.277 eventos quality, mientras NB05 opera sobre los 83.892 con morfotipo asignado en la cohorte completa; la diferencia es de corpus, no de método. El riesgo relativo (</w:t>
      </w:r>
      <w:r>
        <w:rPr>
          <w:rFonts w:asciiTheme="minorHAnsi" w:hAnsiTheme="minorHAnsi"/>
          <w:b/>
          <w:bCs/>
        </w:rPr>
        <w:t>RR</w:t>
      </w:r>
      <w:r>
        <w:rPr>
          <w:rFonts w:asciiTheme="minorHAnsi" w:hAnsiTheme="minorHAnsi"/>
        </w:rPr>
        <w:t>) de evento severo (prevalencia base 5,73 %) alcanza hasta 4,9× en estados patológicos y cae por debajo del 2 % en estados protectores (Figs. 6.2 y 6.3).</w:t>
      </w:r>
    </w:p>
    <w:p w14:paraId="20E8573F" w14:textId="17B204AD"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6.2.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Los estados patológicos S6, M1 y L0 presentan los RR más elevados (4,9×, 3,3× y 2,0×). La magnitud del RR decrece con la escala temporal. P(severo) marginal = 5,73 %.</w:t>
      </w:r>
    </w:p>
    <w:p w14:paraId="702850A4" w14:textId="634608EC" w:rsidR="00C96A54" w:rsidRPr="00EB0EA1" w:rsidRDefault="00000000">
      <w:pPr>
        <w:spacing w:before="300" w:after="60"/>
        <w:rPr>
          <w:rFonts w:asciiTheme="minorHAnsi" w:hAnsiTheme="minorHAnsi"/>
          <w:b/>
          <w:bCs/>
          <w:sz w:val="20"/>
          <w:szCs w:val="20"/>
        </w:rPr>
      </w:pPr>
      <w:r>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0,229 (NB05, 83.892 eventos; Cap05 reporta 0,231 sobre corpus NB04 de 85.277 eventos).</w:t>
      </w:r>
    </w:p>
    <w:p w14:paraId="67844EBF" w14:textId="04582290" w:rsidR="008B1AB5" w:rsidRPr="008B1AB5" w:rsidRDefault="008B1AB5" w:rsidP="008B1AB5">
      <w:pPr>
        <w:spacing w:line="360" w:lineRule="auto"/>
        <w:jc w:val="both"/>
        <w:rPr>
          <w:rFonts w:asciiTheme="minorHAnsi" w:hAnsiTheme="minorHAnsi"/>
          <w:b w:val="0"/>
          <w:bCs w:val="0"/>
          <w:sz w:val="24"/>
          <w:szCs w:val="24"/>
        </w:rPr>
      </w:pPr>
      <w:r>
        <w:rPr>
          <w:rFonts w:asciiTheme="minorHAnsi" w:hAnsiTheme="minorHAnsi"/>
          <w:b w:val="0"/>
          <w:bCs w:val="0"/>
          <w:sz w:val="24"/>
          <w:szCs w:val="24"/>
        </w:rPr>
        <w:t>El estado PAC no es el fondo del evento: es el terreno. La misma caída de SpO</w:t>
      </w:r>
      <w:r>
        <w:rPr>
          <w:rFonts w:asciiTheme="minorHAnsi" w:hAnsiTheme="minorHAnsi" w:cs="Cambria Math"/>
          <w:b w:val="0"/>
          <w:bCs w:val="0"/>
          <w:sz w:val="24"/>
          <w:szCs w:val="24"/>
        </w:rPr>
        <w:t>₂</w:t>
      </w:r>
      <w:r>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Pr>
          <w:rFonts w:ascii="Segoe UI Symbol" w:hAnsi="Segoe UI Symbol" w:cs="Segoe UI Symbol"/>
          <w:i/>
          <w:iCs/>
          <w:color w:val="555555"/>
          <w:sz w:val="18"/>
          <w:szCs w:val="18"/>
        </w:rPr>
        <w:t>▸</w:t>
      </w:r>
      <w:r>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Pr>
          <w:rFonts w:asciiTheme="minorHAnsi" w:hAnsiTheme="minorHAnsi"/>
        </w:rPr>
        <w:t>Un hallazgo relevante es la independencia casi total entre las escalas S y M: la correlación entre</w:t>
      </w:r>
      <w:r>
        <w:t xml:space="preserve"> </w:t>
      </w:r>
      <w:r>
        <w:rPr>
          <w:rFonts w:asciiTheme="minorHAnsi" w:hAnsiTheme="minorHAnsi"/>
          <w:b/>
          <w:bCs/>
        </w:rPr>
        <w:t xml:space="preserve">ci_s </w:t>
      </w:r>
      <w:r>
        <w:rPr>
          <w:rFonts w:asciiTheme="minorHAnsi" w:hAnsiTheme="minorHAnsi"/>
        </w:rPr>
        <w:t>y</w:t>
      </w:r>
      <w:r>
        <w:rPr>
          <w:rFonts w:asciiTheme="minorHAnsi" w:hAnsiTheme="minorHAnsi"/>
          <w:b/>
          <w:bCs/>
        </w:rPr>
        <w:t xml:space="preserve"> ci_m</w:t>
      </w:r>
      <w:r>
        <w:rPr>
          <w:rFonts w:asciiTheme="minorHAnsi" w:hAnsiTheme="minorHAnsi"/>
        </w:rPr>
        <w:t xml:space="preserve"> es prácticamente nula (r = 0,066): la concentración en estados patológicos de 30 s no predice el comportamiento en ventanas de 5 min. La correlación moderada entre ci_m y ci_l (r = 0,291) refleja mayor solapamiento temporal entre escalas contiguas. Esta independencia justifica el uso combinado de las tres métricas sin riesgo de multicolinealidad (Tabla 6.3).</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spacing w:line="360" w:lineRule="auto"/>
        <w:jc w:val="both"/>
        <w:rPr>
          <w:rFonts w:asciiTheme="minorHAnsi" w:hAnsiTheme="minorHAnsi"/>
          <w:b w:val="0"/>
          <w:bCs w:val="0"/>
          <w:sz w:val="24"/>
          <w:szCs w:val="24"/>
        </w:rPr>
      </w:pPr>
      <w:r>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 xml:space="preserve">Tras un evento severo, la probabilidad de retornar a un estado protector (resiliencia) cae con la escala: 43,3 % a los 30 s, 12,3 % a los 5 min y 1,3 % a los 30 min (Fig. 6.5, Tabla 6.4). </w:t>
      </w:r>
    </w:p>
    <w:p w14:paraId="1A3D25D6" w14:textId="77777777" w:rsidR="00135873" w:rsidRPr="00135873" w:rsidRDefault="00135873" w:rsidP="00135873">
      <w:pPr>
        <w:spacing w:before="300" w:after="60"/>
        <w:rPr>
          <w:b/>
          <w:bCs/>
          <w:sz w:val="20"/>
          <w:szCs w:val="20"/>
        </w:rPr>
      </w:pPr>
      <w:r>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Pr>
          <w:i/>
          <w:iCs/>
          <w:color w:val="747474" w:themeColor="background2" w:themeShade="80"/>
          <w:sz w:val="18"/>
          <w:szCs w:val="18"/>
        </w:rPr>
        <w:t xml:space="preserve">Nota. Probabilidad de retornar a estado protector (resiliencia) tras evento severo (C4/C5): 43,3 % a los 30 s, 12,3 % a los 5 min, 1,3 % a los 30 min. La probabilidad de permanecer en estado patológico (colapsado) es 40,2 % (S), 80,4 % (M) y 74,5 % (L); la diferencia al 100 % corresponde a estados intermedios o al último evento de la noche.</w:t>
      </w:r>
    </w:p>
    <w:p w14:paraId="51EAC26C" w14:textId="77777777" w:rsidR="00AA0141" w:rsidRPr="00135873" w:rsidRDefault="00AA0141" w:rsidP="00AA0141">
      <w:pPr>
        <w:spacing w:before="280" w:after="80"/>
        <w:rPr>
          <w:rFonts w:asciiTheme="minorHAnsi" w:hAnsiTheme="minorHAnsi"/>
        </w:rPr>
      </w:pPr>
      <w:r>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7,3 %</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 xml:space="preserve">K-means (K = 3) identificó tres fenotipos de trayectoria nocturna (Fig. 6.14, Anexo Suplementario; 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513 noches, 12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Las 513 noches son las 560 in_quality con vector multiescala completo; se excluyen 47 noches sin índice de acoplamiento definido, correspondientes a noches sin eventos severos.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Cada fenotipo está caracterizado en 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exclusivamente en pacientes con severidad AASM Moderada — un hallazgo que el fenotipo dinámico captura y el ODI3 no. El ARI es prácticamente idéntico entre los dos fenotipos predominantes (Estable-Protector y Carga Intermedia; diferencia ≈ 0,03), pero marcadamente más bajo en el fenotipo CHA (0,284), coherente con el gradiente autonómico inverso; esta dispersión es independiente de la frecuencia de eventos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Pr>
          <w:rFonts w:asciiTheme="minorHAnsi" w:hAnsiTheme="minorHAnsi"/>
        </w:rPr>
        <w:t>El modelo PAC-only alcanza balanced accuracy = 0,521 ± 0,218, superando al de índices clínicos convencionales (0,354 ± 0,294). El ARI solo obtiene la balanced accuracy más baja (0,281 ± 0,150), coherente con su ortogonalidad respecto a la severidad AASM (demostrado en Cap04 §4.3.1;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spacing w:line="360" w:lineRule="auto"/>
        <w:jc w:val="both"/>
        <w:rPr>
          <w:rFonts w:asciiTheme="minorHAnsi" w:hAnsiTheme="minorHAnsi"/>
          <w:b w:val="0"/>
          <w:bCs w:val="0"/>
          <w:sz w:val="24"/>
          <w:szCs w:val="24"/>
        </w:rPr>
      </w:pPr>
      <w:r>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Pr>
          <w:rFonts w:asciiTheme="minorHAnsi" w:hAnsiTheme="minorHAnsi"/>
        </w:rPr>
        <w:t>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con un horizonte causal de hasta 5 minutos (lead time ≈ escala M). A diferencia del conteo de eventos severos —que mide cuántos C4/C5 hubo— el modelo genera una probabilidad continua que captura con qué intensidad el sistema estuvo en riesgo a lo largo de la noche. Esa probabilidad promediada evento a evento alimenta el Risk Score PAC, que cuantifica la severidad de la noche en su conjunto: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t xml:space="preserve">El modelo de clasificación nocturna distingue en forma binaria entre Normal+Leve y  Moderado+Severo sobre 494 noches (34,8 % positivos). La regresión logística supera al Random Forest: AUC = 0,905 vs. 0,777; AP = 0,834 vs. 0,633 (Fig. 6.8, Tabla 6.8), sugiriendo separación aproximadamente lineal una vez transformadas las señales en dimensiones PAC. Las features dominantes son fracciones de estados M (88,9 %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Pr>
          <w:rFonts w:asciiTheme="minorHAnsi" w:hAnsiTheme="minorHAnsi"/>
          <w:i/>
          <w:iCs/>
          <w:color w:val="747474" w:themeColor="background2" w:themeShade="80"/>
          <w:sz w:val="18"/>
          <w:szCs w:val="18"/>
        </w:rPr>
        <w:t>Nota. Logística: AUC = 0,905, AP = 0,834. Random Forest: AUC = 0,777, AP = 0,633. Baseline AP = 0,348 (prevalencia). n = 494 noches, 8 pacientes. El AUC global es un valor agrupado (pooled): se calcula reuniendo las probabilidades predichas para las 494 noches de los 8 pacientes tras el LOPO-CV, de modo que todas las noches contribuyen al cómputo. El AUC por paciente, en cambio, solo queda definido en 5 de los 8 folds; en los 3 restantes (pacientes 175, 240 y 314) todas las noches pertenecen a una sola clase de riesgo y su AUC individual es indefinido. La media de los 5 folds evaluables es 0,856.</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0,834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0,777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0,633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0,348</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spacing w:line="360" w:lineRule="auto"/>
        <w:jc w:val="both"/>
        <w:rPr>
          <w:rFonts w:asciiTheme="minorHAnsi" w:hAnsiTheme="minorHAnsi"/>
          <w:b w:val="0"/>
          <w:bCs w:val="0"/>
          <w:sz w:val="24"/>
          <w:szCs w:val="24"/>
        </w:rPr>
      </w:pPr>
      <w:r>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bajo o alto según si sus eventos ocurrieron en estados protectores o en un sistema atrapado en M1 —diferencia que los datos del corpus confirman, con scores que abarcan casi el rango completo dentro de la categoría Moderada—.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0,905</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del w:id="90003" w:author="Claude" w:date="2026-06-07T12:00:00Z">
        <w:r>
          <w:rPr>
            <w:rFonts w:asciiTheme="minorHAnsi" w:hAnsiTheme="minorHAnsi"/>
          </w:rPr>
          <w:delText xml:space="preserve">El score muestra gradiente monótono: medianas de 25,6 (Normal), 31,6 (Leve), 72,2 (Moderado) y 80,8 (Severo). La mediana de Normal (25,6) cae en el rango Bajo, mientras que la de Leve (31,6) se ubica apenas por encima del umbral de 30, en el límite inferior del rango Moderado; ambas reflejan el solapamiento en la distribución dinámica de estas dos categorías en el corpus (Fig. 6.9).</w:delText>
        </w:r>
      </w:del>
      <w:ins w:id="90004" w:author="Claude" w:date="2026-06-07T12:00:00Z">
        <w:r>
          <w:rPr>
            <w:rFonts w:asciiTheme="minorHAnsi" w:hAnsiTheme="minorHAnsi"/>
          </w:rPr>
          <w:t xml:space="preserve">El score muestra gradiente monótono: medianas de 29,2 (Normal), 29,4 (Leve), 72,9 (Moderado) y 81,0 (Severo). Las medianas de Normal (29,2) y de Leve (29,4) caen ambas en el rango Bajo (&lt; 30), reflejando el solapamiento en la distribución dinámica de estas dos categorías en el corpus (Fig. 6.9).</w:t>
        </w:r>
      </w:ins>
    </w:p>
    <w:p w14:paraId="29A79201" w14:textId="77777777" w:rsidR="00903C9F" w:rsidRPr="00903C9F" w:rsidRDefault="00903C9F" w:rsidP="00903C9F">
      <w:pPr>
        <w:spacing w:before="300" w:after="60"/>
        <w:rPr>
          <w:rFonts w:asciiTheme="minorHAnsi" w:hAnsiTheme="minorHAnsi"/>
          <w:b/>
          <w:bCs/>
          <w:sz w:val="20"/>
          <w:szCs w:val="20"/>
        </w:rPr>
      </w:pPr>
      <w:r>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del w:id="90005" w:author="Claude" w:date="2026-06-07T12:00:00Z">
        <w:r>
          <w:rPr>
            <w:rFonts w:asciiTheme="minorHAnsi" w:hAnsiTheme="minorHAnsi"/>
            <w:i/>
            <w:iCs/>
            <w:color w:val="747474" w:themeColor="background2" w:themeShade="80"/>
            <w:sz w:val="18"/>
            <w:szCs w:val="18"/>
          </w:rPr>
          <w:delText xml:space="preserve">Nota. Medianas: 25,6 (Normal) / 31,6 (Leve) / 72,2 (Moderado) / 80,8 (Severo). Umbral 60: captura 100 % Severas, 74,3 % Moderadas, 11,7 % Leves. n = 540 noches.</w:delText>
        </w:r>
      </w:del>
      <w:ins w:id="90006" w:author="Claude" w:date="2026-06-07T12:00:00Z">
        <w:r>
          <w:rPr>
            <w:rFonts w:asciiTheme="minorHAnsi" w:hAnsiTheme="minorHAnsi"/>
            <w:i/>
            <w:iCs/>
            <w:color w:val="747474" w:themeColor="background2" w:themeShade="80"/>
            <w:sz w:val="18"/>
            <w:szCs w:val="18"/>
          </w:rPr>
          <w:t xml:space="preserve">Nota. Medianas: 29,2 (Normal) / 29,4 (Leve) / 72,9 (Moderado) / 81,0 (Severo). Umbral 60: captura 100 % Severas, 77,6 % Moderadas, 9,0 % Leves. n = 494 noches.</w:t>
        </w:r>
      </w:ins>
      <w:r>
        <w:rPr>
          <w:rFonts w:asciiTheme="minorHAnsi" w:hAnsiTheme="minorHAnsi"/>
          <w:i/>
          <w:iCs/>
          <w:color w:val="747474" w:themeColor="background2" w:themeShade="80"/>
          <w:sz w:val="18"/>
          <w:szCs w:val="18"/>
        </w:rPr>
        <w:t xml:space="preserve"> </w:t>
      </w:r>
    </w:p>
    <w:p w14:paraId="5D6EAC87" w14:textId="77777777" w:rsidR="0060401D" w:rsidRPr="0060401D" w:rsidRDefault="0060401D" w:rsidP="0060401D">
      <w:pPr>
        <w:pStyle w:val="font-claude-response-body"/>
        <w:spacing w:line="360" w:lineRule="auto"/>
        <w:jc w:val="both"/>
        <w:rPr>
          <w:rFonts w:asciiTheme="minorHAnsi" w:hAnsiTheme="minorHAnsi"/>
        </w:rPr>
      </w:pPr>
      <w:del w:id="90007" w:author="Claude" w:date="2026-06-07T12:00:00Z">
        <w:r>
          <w:rPr>
            <w:rFonts w:asciiTheme="minorHAnsi" w:hAnsiTheme="minorHAnsi"/>
          </w:rPr>
          <w:delText xml:space="preserve">El umbral de 60 puntos captura el 100 % de las noches Severas y el 74,3 % de las Moderadas con 11,7 % de falsos positivos en Leve.</w:delText>
        </w:r>
      </w:del>
      <w:ins w:id="90008" w:author="Claude" w:date="2026-06-07T12:00:00Z">
        <w:r>
          <w:rPr>
            <w:rFonts w:asciiTheme="minorHAnsi" w:hAnsiTheme="minorHAnsi"/>
          </w:rPr>
          <w:t xml:space="preserve">El umbral de 60 puntos captura el 100 % de las noches Severas y el 77,6 % de las Moderadas con 9,0 % de falsos positivos en Leve.</w:t>
        </w:r>
      </w:ins>
      <w:r>
        <w:rPr>
          <w:rFonts w:asciiTheme="minorHAnsi" w:hAnsiTheme="minorHAnsi"/>
        </w:rPr>
        <w:t xml:space="preser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 La asignación de pesos 40/60 en el Risk Score PAC es una decisión heurística no sometida a análisis de sensibilidad formal; variaciones en ese reparto producirían gradientes AASM igualmente claros pero con umbrales óptimos distintos. Una limitación metodológica adicional es la circularidad PAC: los clusters de estados fueron entrenados sobre la cohorte completa y luego usados como features en el LOPO-CV; una validación rigurosa requeriría reclustear dentro de cada fold o contar con una cohorte externa.</w:t>
      </w:r>
    </w:p>
    <w:p w14:paraId="4BA6A123" w14:textId="119C1B64" w:rsidR="00A9687A" w:rsidRPr="0060401D" w:rsidRDefault="0060401D" w:rsidP="0060401D">
      <w:pPr>
        <w:spacing w:before="400" w:line="360" w:lineRule="auto"/>
        <w:jc w:val="both"/>
        <w:rPr>
          <w:rFonts w:asciiTheme="minorHAnsi" w:hAnsiTheme="minorHAnsi"/>
        </w:rPr>
      </w:pPr>
      <w:r>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