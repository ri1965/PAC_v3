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del w:id="91001" w:author="Claude" w:date="2026-06-07T12:00:00Z">
        <w:r>
          <w:rPr>
            <w:i/>
            <w:iCs/>
            <w:color w:val="666666"/>
            <w:sz w:val="18"/>
            <w:szCs w:val="18"/>
          </w:rPr>
          <w:delText xml:space="preserve">Versión 14  ·  Junio 2026</w:delText>
        </w:r>
      </w:del>
      <w:ins w:id="91002" w:author="Claude" w:date="2026-06-07T12:00:00Z">
        <w:r>
          <w:rPr>
            <w:i/>
            <w:iCs/>
            <w:color w:val="666666"/>
            <w:sz w:val="18"/>
            <w:szCs w:val="18"/>
          </w:rPr>
          <w:t xml:space="preserve">Versión 36  ·  Junio 2026</w:t>
        </w:r>
      </w:ins>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624B7E1C"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(Estados PAC)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Pr>
          <w:rFonts w:asciiTheme="minorHAnsi" w:hAnsiTheme="minorHAnsi"/>
        </w:rPr>
        <w:t>Los resultados sugieren una asociación consistente entre morfotipos y estados PAC en las tres escalas, que decrece al ampliar la ventana temporal: V de Cramér = 0,355 (S), 0,229 (M) y 0,194 (L) sobre 83.892 eventos (NB05, cohorte completa con morfotipo asignado). Estos valores difieren ligeramente de los reportados en Cap05 (S=0,356, M=0,231, L=0,196) porque NB04 operó sobre 85.277 eventos quality, mientras NB05 opera sobre los 83.892 con morfotipo asignado en la cohorte completa; la diferencia es de corpus, no de método. El riesgo relativo (</w:t>
      </w:r>
      <w:r>
        <w:rPr>
          <w:rFonts w:asciiTheme="minorHAnsi" w:hAnsiTheme="minorHAnsi"/>
          <w:b/>
          <w:bCs/>
        </w:rPr>
        <w:t>RR</w:t>
      </w:r>
      <w:r>
        <w:rPr>
          <w:rFonts w:asciiTheme="minorHAnsi" w:hAnsiTheme="minorHAnsi"/>
        </w:rPr>
        <w:t>) de evento severo (prevalencia base 5,73 %) alcanza hasta 4,9× en estados patológicos y cae por debajo del 2 % en estados protectores (Figs. 6.2 y 6.3).</w:t>
      </w:r>
    </w:p>
    <w:p w14:paraId="20E8573F" w14:textId="17B204AD"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6.2.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Los estados patológicos S6, M1 y L0 presentan los RR más elevados (4,9×, 3,3× y 2,0×). La magnitud del RR decrece con la escala temporal. P(severo) marginal = 5,73 %.</w:t>
      </w:r>
    </w:p>
    <w:p w14:paraId="702850A4" w14:textId="634608EC"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El estado fisiológico activo en los 5 min previos predice la morfología de la caída de SpO₂. P(severo | M0) &lt; 2 %; P(severo | M1) ~ 19,6 %. V de Cramér escala M = 0,229 (NB05, 83.892 eventos; Cap05 reporta 0,231 sobre corpus NB04 de 85.277 eventos).</w:t>
      </w:r>
    </w:p>
    <w:p w14:paraId="67844EBF" w14:textId="04582290" w:rsidR="008B1AB5" w:rsidRPr="008B1AB5" w:rsidRDefault="008B1AB5" w:rsidP="008B1AB5">
      <w:pPr>
        <w:spacing w:line="360" w:lineRule="auto"/>
        <w:jc w:val="both"/>
        <w:rPr>
          <w:rFonts w:asciiTheme="minorHAnsi" w:hAnsiTheme="minorHAnsi"/>
        </w:rPr>
      </w:pPr>
      <w:r>
        <w:rPr>
          <w:rFonts w:asciiTheme="minorHAnsi" w:hAnsiTheme="minorHAnsi"/>
        </w:rPr>
        <w:t>El estado PAC no es el fondo del evento: es el terreno. La misma caída de SpO</w:t>
      </w:r>
      <w:r>
        <w:rPr>
          <w:rFonts w:asciiTheme="minorHAnsi" w:hAnsiTheme="minorHAnsi" w:cs="Cambria Math"/>
        </w:rPr>
        <w:t>₂</w:t>
      </w:r>
      <w:r>
        <w:rPr>
          <w:rFonts w:asciiTheme="minorHAnsi" w:hAnsiTheme="minorHAnsi"/>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w:t>
      </w:r>
      <w:r>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Pr>
          <w:rFonts w:asciiTheme="minorHAnsi" w:hAnsiTheme="minorHAnsi"/>
        </w:rPr>
        <w:t>Un hallazgo relevante es la independencia casi total entre las escalas S y M: la correlación entre</w:t>
      </w:r>
      <w:r>
        <w:t xml:space="preserve"> </w:t>
      </w:r>
      <w:r>
        <w:rPr>
          <w:rFonts w:asciiTheme="minorHAnsi" w:hAnsiTheme="minorHAnsi"/>
          <w:b/>
          <w:bCs/>
        </w:rPr>
        <w:t xml:space="preserve">ci_s </w:t>
      </w:r>
      <w:r>
        <w:rPr>
          <w:rFonts w:asciiTheme="minorHAnsi" w:hAnsiTheme="minorHAnsi"/>
        </w:rPr>
        <w:t>y</w:t>
      </w:r>
      <w:r>
        <w:rPr>
          <w:rFonts w:asciiTheme="minorHAnsi" w:hAnsiTheme="minorHAnsi"/>
          <w:b/>
          <w:bCs/>
        </w:rPr>
        <w:t xml:space="preserve"> ci_m</w:t>
      </w:r>
      <w:r>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spacing w:line="360" w:lineRule="auto"/>
        <w:jc w:val="both"/>
        <w:rPr>
          <w:rFonts w:asciiTheme="minorHAnsi" w:hAnsiTheme="minorHAnsi"/>
        </w:rPr>
      </w:pPr>
      <w:r>
        <w:rPr>
          <w:rFonts w:asciiTheme="minorHAnsi" w:hAnsiTheme="minorHAnsi"/>
        </w:rPr>
        <w:t>Que los tres CI sean prácticamente independientes entre sí implica que cada uno registra el acoplamiento patológico en una escala temporal distinta, aportando información que las otras dos no contienen.</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 xml:space="preserve">Tras un evento severo, la probabilidad de retornar a un estado protector (resiliencia) cae con la escala: 43,3 % a los 30 s, 12,3 % a los 5 min y 1,3 % a los 30 min (Fig. 6.5, Tabla 6.4). </w:t>
      </w:r>
    </w:p>
    <w:p w14:paraId="1A3D25D6" w14:textId="77777777" w:rsidR="00135873" w:rsidRPr="00135873" w:rsidRDefault="00135873" w:rsidP="00135873">
      <w:pPr>
        <w:spacing w:before="300" w:after="60"/>
        <w:rPr>
          <w:b/>
          <w:bCs/>
          <w:sz w:val="20"/>
          <w:szCs w:val="20"/>
        </w:rPr>
      </w:pPr>
      <w:r>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Pr>
          <w:i/>
          <w:iCs/>
          <w:color w:val="747474" w:themeColor="background2" w:themeShade="80"/>
          <w:sz w:val="18"/>
          <w:szCs w:val="18"/>
        </w:rPr>
        <w:t>Nota. Probabilidad de retornar a estado protector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51EAC26C" w14:textId="77777777" w:rsidR="00AA0141" w:rsidRPr="00135873" w:rsidRDefault="00AA0141" w:rsidP="00AA0141">
      <w:pPr>
        <w:spacing w:before="280" w:after="80"/>
        <w:rPr>
          <w:rFonts w:asciiTheme="minorHAnsi" w:hAnsiTheme="minorHAnsi"/>
        </w:rPr>
      </w:pPr>
      <w:r>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7,3 %</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(Fig. 6.14, Anexo Suplementario; 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513 noches,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lastRenderedPageBreak/>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99B8AA1"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 (CHA)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Las 513 noches son las 560 in_quality con vector multiescala completo; se excluyen 47 noches sin índice de acoplamiento definido, correspondientes a noches sin eventos severos.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Cada fenotipo está caracterizado en 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idéntico entre los dos fenotipos predominantes (Estable-Protector y Carga Intermedia; diferencia ≈ 0,03), pero marcadamente más bajo en el fenotipo CHA (0,284), coherente con el gradiente autonómico inverso; esta dispersión es independiente de la frecuencia de eventos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06090FE7" w:rsidR="002F7285" w:rsidRPr="002F7285" w:rsidRDefault="002F7285" w:rsidP="002F7285">
      <w:pPr>
        <w:pStyle w:val="Ttulo2"/>
      </w:pPr>
      <w:r>
        <w:t>6.6 Importancia predictiva de las dimensiones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Pr>
          <w:rFonts w:asciiTheme="minorHAnsi" w:hAnsiTheme="minorHAnsi"/>
        </w:rPr>
        <w:lastRenderedPageBreak/>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70B269DA" w:rsidR="00D50E98" w:rsidRPr="002A2ABE" w:rsidRDefault="00D50E98" w:rsidP="00D50E98">
      <w:pPr>
        <w:spacing w:after="200"/>
        <w:jc w:val="both"/>
        <w:rPr>
          <w:color w:val="747474" w:themeColor="background2" w:themeShade="80"/>
        </w:rPr>
      </w:pPr>
      <w:r>
        <w:rPr>
          <w:rFonts w:asciiTheme="minorHAnsi" w:hAnsiTheme="minorHAnsi"/>
          <w:i/>
          <w:iCs/>
          <w:color w:val="747474" w:themeColor="background2" w:themeShade="80"/>
          <w:sz w:val="18"/>
          <w:szCs w:val="18"/>
        </w:rPr>
        <w:t>Nota. Barras = media ± SD sobre 8 folds LOPO-CV. Los PAC States concentran el 44,8 % de la importancia Gini total. El modelo Estados PAC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53E14D8" w:rsidR="00EC3061" w:rsidRPr="00D639C0" w:rsidRDefault="00D678AC" w:rsidP="00E72CB4">
            <w:pPr>
              <w:spacing w:line="360" w:lineRule="auto"/>
              <w:rPr>
                <w:rFonts w:asciiTheme="minorHAnsi" w:hAnsiTheme="minorHAnsi"/>
              </w:rPr>
            </w:pPr>
            <w:r>
              <w:rPr>
                <w:rFonts w:asciiTheme="minorHAnsi" w:hAnsiTheme="minorHAnsi"/>
                <w:sz w:val="20"/>
                <w:szCs w:val="20"/>
              </w:rPr>
              <w:t>Estados PAC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Pr>
          <w:rFonts w:asciiTheme="minorHAnsi" w:hAnsiTheme="minorHAnsi"/>
          <w:i/>
          <w:iCs/>
          <w:color w:val="747474" w:themeColor="background2" w:themeShade="80"/>
          <w:sz w:val="20"/>
          <w:szCs w:val="20"/>
        </w:rPr>
        <w:lastRenderedPageBreak/>
        <w:t>Nota. Importancia Gini promediada sobre 8 folds LOPO-CV. 540 noches, 8 pacientes.</w:t>
      </w:r>
    </w:p>
    <w:p w14:paraId="65C03B74" w14:textId="2FAB255D" w:rsidR="00EC3061" w:rsidRPr="00EC3061" w:rsidRDefault="00EC3061" w:rsidP="00EC3061">
      <w:pPr>
        <w:spacing w:line="360" w:lineRule="auto"/>
        <w:jc w:val="both"/>
        <w:rPr>
          <w:rFonts w:asciiTheme="minorHAnsi" w:hAnsiTheme="minorHAnsi"/>
        </w:rPr>
      </w:pPr>
      <w:r>
        <w:rPr>
          <w:rFonts w:asciiTheme="minorHAnsi" w:hAnsiTheme="minorHAnsi"/>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Pr>
          <w:rFonts w:asciiTheme="minorHAnsi" w:hAnsiTheme="minorHAnsi"/>
        </w:rPr>
        <w:t>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lastRenderedPageBreak/>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039CD418" w:rsidR="00A9687A" w:rsidRDefault="0066574C" w:rsidP="00E70F72">
      <w:pPr>
        <w:pStyle w:val="NormalWeb"/>
        <w:spacing w:line="360" w:lineRule="auto"/>
        <w:jc w:val="both"/>
        <w:rPr>
          <w:rFonts w:asciiTheme="minorHAnsi" w:hAnsiTheme="minorHAnsi"/>
        </w:rPr>
      </w:pPr>
      <w:r>
        <w:rPr>
          <w:rFonts w:asciiTheme="minorHAnsi" w:hAnsiTheme="minorHAnsi"/>
        </w:rPr>
        <w:t xml:space="preserve">El modelo de clasificación nocturna distingue en forma binaria entre Normal+Leve y Moderado+Severo sobre 494 noches (34,8 % positivos). La regresión logística supera al Random Forest: AUC = 0,905 vs. 0,777; AP = 0,834 vs. 0,633 (Fig. 6.8, Tabla 6.8),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lastRenderedPageBreak/>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spacing w:line="360" w:lineRule="auto"/>
        <w:jc w:val="both"/>
        <w:rPr>
          <w:rFonts w:asciiTheme="minorHAnsi" w:hAnsiTheme="minorHAnsi"/>
        </w:rPr>
      </w:pPr>
      <w:r>
        <w:rPr>
          <w:rFonts w:asciiTheme="minorHAnsi" w:hAnsiTheme="minorHAnsi"/>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spacing w:line="360" w:lineRule="auto"/>
        <w:jc w:val="both"/>
        <w:rPr>
          <w:rFonts w:asciiTheme="minorHAnsi" w:hAnsiTheme="minorHAnsi"/>
        </w:rPr>
      </w:pPr>
      <w:r>
        <w:rPr>
          <w:rFonts w:asciiTheme="minorHAnsi" w:hAnsiTheme="minorHAnsi"/>
        </w:rPr>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lastRenderedPageBreak/>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del w:id="91003" w:author="Claude" w:date="2026-06-07T12:00:00Z">
        <w:r>
          <w:rPr>
            <w:rFonts w:asciiTheme="minorHAnsi" w:hAnsiTheme="minorHAnsi"/>
          </w:rPr>
          <w:delText xml:space="preserve">El score muestra gradiente monótono: medianas de 25,6 (Normal), 31,6 (Leve), 72,2 (Moderado) y 80,8 (Severo). La mediana de Normal (25,6) cae en el rango Bajo, mientras que la de Leve (31,6) se ubica apenas por encima del umbral de 30, en el límite inferior del rango Moderado; ambas reflejan el solapamiento en la distribución dinámica de estas dos categorías en el corpus (Fig. 6.9).</w:delText>
        </w:r>
      </w:del>
      <w:ins w:id="91004" w:author="Claude" w:date="2026-06-07T12:00:00Z">
        <w:r>
          <w:rPr>
            <w:rFonts w:asciiTheme="minorHAnsi" w:hAnsiTheme="minorHAnsi"/>
          </w:rPr>
          <w:t xml:space="preserve">El score muestra gradiente monótono: medianas de 29,2 (Normal), 29,4 (Leve), 72,9 (Moderado) y 81,0 (Severo). Las medianas de Normal (29,2) y de Leve (29,4) caen ambas en el rango Bajo (&lt; 30), reflejando el solapamiento en la distribución dinámica de estas dos categorías en el corpus (Fig. 6.9).</w:t>
        </w:r>
      </w:ins>
    </w:p>
    <w:p w14:paraId="29A79201" w14:textId="77777777" w:rsidR="00903C9F" w:rsidRPr="00903C9F" w:rsidRDefault="00903C9F" w:rsidP="00903C9F">
      <w:pPr>
        <w:spacing w:before="300" w:after="60"/>
        <w:rPr>
          <w:rFonts w:asciiTheme="minorHAnsi" w:hAnsiTheme="minorHAnsi"/>
          <w:b/>
          <w:bCs/>
          <w:sz w:val="20"/>
          <w:szCs w:val="20"/>
        </w:rPr>
      </w:pPr>
      <w:r>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del w:id="91005" w:author="Claude" w:date="2026-06-07T12:00:00Z">
        <w:r>
          <w:rPr>
            <w:rFonts w:asciiTheme="minorHAnsi" w:hAnsiTheme="minorHAnsi"/>
            <w:i/>
            <w:iCs/>
            <w:color w:val="747474" w:themeColor="background2" w:themeShade="80"/>
            <w:sz w:val="18"/>
            <w:szCs w:val="18"/>
          </w:rPr>
          <w:delText xml:space="preserve">Nota. Medianas: 25,6 (Normal) / 31,6 (Leve) / 72,2 (Moderado) / 80,8 (Severo). Umbral 60: captura 100 % Severas, 74,3 % Moderadas, 11,7 % Leves. n = 540 noches.</w:delText>
        </w:r>
      </w:del>
      <w:ins w:id="91006" w:author="Claude" w:date="2026-06-07T12:00:00Z">
        <w:r>
          <w:rPr>
            <w:rFonts w:asciiTheme="minorHAnsi" w:hAnsiTheme="minorHAnsi"/>
            <w:i/>
            <w:iCs/>
            <w:color w:val="747474" w:themeColor="background2" w:themeShade="80"/>
            <w:sz w:val="18"/>
            <w:szCs w:val="18"/>
          </w:rPr>
          <w:t xml:space="preserve">Nota. Medianas: 29,2 (Normal) / 29,4 (Leve) / 72,9 (Moderado) / 81,0 (Severo). Umbral 60: captura 100 % Severas, 77,6 % Moderadas, 9,0 % Leves. n = 494 noches.</w:t>
        </w:r>
      </w:ins>
      <w:r>
        <w:rPr>
          <w:rFonts w:asciiTheme="minorHAnsi" w:hAnsiTheme="minorHAnsi"/>
          <w:i/>
          <w:iCs/>
          <w:color w:val="747474" w:themeColor="background2" w:themeShade="80"/>
          <w:sz w:val="18"/>
          <w:szCs w:val="18"/>
        </w:rPr>
        <w:t xml:space="preserve"> </w:t>
      </w:r>
    </w:p>
    <w:p w14:paraId="5D6EAC87" w14:textId="77777777" w:rsidR="0060401D" w:rsidRPr="0060401D" w:rsidRDefault="0060401D" w:rsidP="0060401D">
      <w:pPr>
        <w:pStyle w:val="font-claude-response-body"/>
        <w:spacing w:line="360" w:lineRule="auto"/>
        <w:jc w:val="both"/>
        <w:rPr>
          <w:rFonts w:asciiTheme="minorHAnsi" w:hAnsiTheme="minorHAnsi"/>
        </w:rPr>
      </w:pPr>
      <w:del w:id="91007" w:author="Claude" w:date="2026-06-07T12:00:00Z">
        <w:r>
          <w:rPr>
            <w:rFonts w:asciiTheme="minorHAnsi" w:hAnsiTheme="minorHAnsi"/>
          </w:rPr>
          <w:delText xml:space="preserve">El umbral de 60 puntos captura el 100 % de las noches Severas y el 74,3 % de las Moderadas con 11,7 % de falsos positivos en Leve.</w:delText>
        </w:r>
      </w:del>
      <w:ins w:id="91008" w:author="Claude" w:date="2026-06-07T12:00:00Z">
        <w:r>
          <w:rPr>
            <w:rFonts w:asciiTheme="minorHAnsi" w:hAnsiTheme="minorHAnsi"/>
          </w:rPr>
          <w:t xml:space="preserve">El umbral de 60 puntos captura el 100 % de las noches Severas y el 77,6 % de las Moderadas con 9,0 % de falsos positivos en Leve.</w:t>
        </w:r>
      </w:ins>
      <w:r>
        <w:rPr>
          <w:rFonts w:asciiTheme="minorHAnsi" w:hAnsiTheme="minorHAnsi"/>
        </w:rPr>
        <w:t xml:space="preser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lastRenderedPageBreak/>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Pr>
          <w:rFonts w:asciiTheme="minorHAnsi" w:hAnsiTheme="minorHAnsi"/>
        </w:rPr>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2C1B5" w14:textId="77777777" w:rsidR="00A840A3" w:rsidRDefault="00A840A3">
      <w:r>
        <w:separator/>
      </w:r>
    </w:p>
  </w:endnote>
  <w:endnote w:type="continuationSeparator" w:id="0">
    <w:p w14:paraId="586F5685" w14:textId="77777777" w:rsidR="00A840A3" w:rsidRDefault="00A84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22832" w14:textId="77777777" w:rsidR="00A840A3" w:rsidRDefault="00A840A3">
      <w:r>
        <w:separator/>
      </w:r>
    </w:p>
  </w:footnote>
  <w:footnote w:type="continuationSeparator" w:id="0">
    <w:p w14:paraId="5BD01C07" w14:textId="77777777" w:rsidR="00A840A3" w:rsidRDefault="00A84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2976"/>
    <w:rsid w:val="0021509E"/>
    <w:rsid w:val="00285D38"/>
    <w:rsid w:val="002A2ABE"/>
    <w:rsid w:val="002B1B9F"/>
    <w:rsid w:val="002D569F"/>
    <w:rsid w:val="002F607E"/>
    <w:rsid w:val="002F7285"/>
    <w:rsid w:val="00317F48"/>
    <w:rsid w:val="00320A6A"/>
    <w:rsid w:val="00360CE6"/>
    <w:rsid w:val="00386647"/>
    <w:rsid w:val="003912EA"/>
    <w:rsid w:val="003A0B49"/>
    <w:rsid w:val="003A173E"/>
    <w:rsid w:val="00407470"/>
    <w:rsid w:val="0042185E"/>
    <w:rsid w:val="00453E6B"/>
    <w:rsid w:val="00465E9B"/>
    <w:rsid w:val="004774AE"/>
    <w:rsid w:val="004C3724"/>
    <w:rsid w:val="004C5CAC"/>
    <w:rsid w:val="004D245D"/>
    <w:rsid w:val="004F6C2C"/>
    <w:rsid w:val="005452D4"/>
    <w:rsid w:val="00561E9A"/>
    <w:rsid w:val="00573786"/>
    <w:rsid w:val="005D5989"/>
    <w:rsid w:val="005E7823"/>
    <w:rsid w:val="0060401D"/>
    <w:rsid w:val="0066574C"/>
    <w:rsid w:val="006B067C"/>
    <w:rsid w:val="006E0D21"/>
    <w:rsid w:val="006E1CEF"/>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9C4EE1"/>
    <w:rsid w:val="009E284E"/>
    <w:rsid w:val="00A03C7F"/>
    <w:rsid w:val="00A10CEA"/>
    <w:rsid w:val="00A4213E"/>
    <w:rsid w:val="00A840A3"/>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678AC"/>
    <w:rsid w:val="00D71786"/>
    <w:rsid w:val="00E67DFE"/>
    <w:rsid w:val="00E70F72"/>
    <w:rsid w:val="00E9554E"/>
    <w:rsid w:val="00EA2E08"/>
    <w:rsid w:val="00EA7D7B"/>
    <w:rsid w:val="00EB0EA1"/>
    <w:rsid w:val="00EC3061"/>
    <w:rsid w:val="00EF76BF"/>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3011</Words>
  <Characters>15693</Characters>
  <Application>Microsoft Office Word</Application>
  <DocSecurity>0</DocSecurity>
  <Lines>435</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6</cp:revision>
  <dcterms:created xsi:type="dcterms:W3CDTF">2026-06-08T22:26:00Z</dcterms:created>
  <dcterms:modified xsi:type="dcterms:W3CDTF">2026-06-08T22:28:00Z</dcterms:modified>
</cp:coreProperties>
</file>