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del w:id="90009" w:author="Claude" w:date="2026-06-07T12:00:00Z">
        <w:r>
          <w:rPr>
            <w:rFonts w:ascii="Aptos" w:cs="Aptos" w:eastAsia="Aptos" w:hAnsi="Aptos"/>
            <w:color w:val="666666"/>
            <w:sz w:val="18"/>
            <w:szCs w:val="18"/>
          </w:rPr>
          <w:delText xml:space="preserve">Versión 14  ·  Junio 2026</w:delText>
        </w:r>
      </w:del>
      <w:ins w:id="90010" w:author="Claude" w:date="2026-06-07T12:00:00Z">
        <w:r>
          <w:rPr>
            <w:rFonts w:ascii="Aptos" w:cs="Aptos" w:eastAsia="Aptos" w:hAnsi="Aptos"/>
            <w:color w:val="666666"/>
            <w:sz w:val="18"/>
            <w:szCs w:val="18"/>
          </w:rPr>
          <w:t xml:space="preserve">Versión 22  ·  Junio 2026</w:t>
        </w:r>
      </w:ins>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w:t>
      </w:r>
      <w:del w:id="90011" w:author="Claude" w:date="2026-06-07T12:00:00Z">
        <w:r>
          <w:rPr>
            <w:rFonts w:ascii="Aptos" w:cs="Aptos" w:eastAsia="Aptos" w:hAnsi="Aptos"/>
            <w:b w:val="false"/>
            <w:bCs w:val="false"/>
            <w:sz w:val="24"/>
            <w:szCs w:val="24"/>
          </w:rPr>
          <w:delText xml:space="preserve">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w:delText>
        </w:r>
      </w:del>
      <w:ins w:id="90012" w:author="Claude" w:date="2026-06-07T12:00:00Z">
        <w:r>
          <w:rPr>
            <w:rFonts w:ascii="Aptos" w:cs="Aptos" w:eastAsia="Aptos" w:hAnsi="Aptos"/>
            <w:b w:val="false"/>
            <w:bCs w:val="false"/>
            <w:sz w:val="24"/>
            <w:szCs w:val="24"/>
          </w:rPr>
          <w:t xml:space="preserve">La ortogonalidad del ARI respecto a la severidad hipóxica del evento individual (ρ = 0,035 vs. drop_pct; n = 85.277 EDOs; Cap04 §4.3.1) implica que la reactividad autonómica cardíaca y motora es estadísticamente independiente de la magnitud de la desaturación que la generó. Esta independencia se extiende a los índices de frecuencia nocturna: el ARI no es redundante con el ODI3, capturando una dimensión autonómica que los índices convencionales no recogen.</w:t>
        </w:r>
      </w:ins>
      <w:r>
        <w:rPr>
          <w:rFonts w:ascii="Aptos" w:cs="Aptos" w:eastAsia="Aptos" w:hAnsi="Aptos"/>
          <w:b w:val="false"/>
          <w:bCs w:val="false"/>
          <w:sz w:val="24"/>
          <w:szCs w:val="24"/>
        </w:rPr>
        <w:t xml:space="preserve">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(0,524 y 0,492;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w:t>
      </w:r>
      <w:del w:id="90013" w:author="Claude" w:date="2026-06-07T12:00:00Z">
        <w:r>
          <w:rPr>
            <w:rFonts w:ascii="Aptos" w:cs="Aptos" w:eastAsia="Aptos" w:hAnsi="Aptos"/>
            <w:b w:val="false"/>
            <w:bCs w:val="false"/>
            <w:sz w:val="24"/>
            <w:szCs w:val="24"/>
          </w:rPr>
          <w:delText xml:space="preserve">el ARI como dimensión ortogonal a la severidad hipóxica (ρ vs. ODI3 = 0,034; ρ vs. drop_pct = 0,035) operacionaliza</w:delText>
        </w:r>
      </w:del>
      <w:ins w:id="90014" w:author="Claude" w:date="2026-06-07T12:00:00Z">
        <w:r>
          <w:rPr>
            <w:rFonts w:ascii="Aptos" w:cs="Aptos" w:eastAsia="Aptos" w:hAnsi="Aptos"/>
            <w:b w:val="false"/>
            <w:bCs w:val="false"/>
            <w:sz w:val="24"/>
            <w:szCs w:val="24"/>
          </w:rPr>
          <w:t xml:space="preserve">el ARI como dimensión ortogonal a la severidad hipóxica (ρ vs. drop_pct = 0,035; n = 85.277 EDOs) operacionaliza</w:t>
        </w:r>
      </w:ins>
      <w:r>
        <w:rPr>
          <w:rFonts w:ascii="Aptos" w:cs="Aptos" w:eastAsia="Aptos" w:hAnsi="Aptos"/>
          <w:b w:val="false"/>
          <w:bCs w:val="false"/>
          <w:sz w:val="24"/>
          <w:szCs w:val="24"/>
        </w:rPr>
        <w:t xml:space="preserve">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