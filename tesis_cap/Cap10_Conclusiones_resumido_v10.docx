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10</w:t>
      </w:r>
    </w:p>
    <w:p>
      <w:pPr>
        <w:spacing w:after="80" w:before="0"/>
      </w:pPr>
      <w:r>
        <w:rPr>
          <w:rFonts w:ascii="Aptos" w:cs="Aptos" w:eastAsia="Aptos" w:hAnsi="Aptos"/>
          <w:b/>
          <w:bCs/>
          <w:color w:val="1E3A5F"/>
          <w:sz w:val="36"/>
          <w:szCs w:val="36"/>
        </w:rPr>
        <w:t xml:space="preserve">Conclusiones</w:t>
      </w:r>
    </w:p>
    <w:p>
      <w:pPr>
        <w:spacing w:after="400" w:before="0"/>
      </w:pPr>
      <w:del w:id="90015" w:author="Claude" w:date="2026-06-07T12:00:00Z">
        <w:r>
          <w:rPr>
            <w:rFonts w:ascii="Aptos" w:cs="Aptos" w:eastAsia="Aptos" w:hAnsi="Aptos"/>
            <w:color w:val="666666"/>
            <w:sz w:val="18"/>
            <w:szCs w:val="18"/>
          </w:rPr>
          <w:delText xml:space="preserve">Versión 4  ·  Junio 2026</w:delText>
        </w:r>
      </w:del>
      <w:ins w:id="90016" w:author="Claude" w:date="2026-06-07T12:00:00Z">
        <w:r>
          <w:rPr>
            <w:rFonts w:ascii="Aptos" w:cs="Aptos" w:eastAsia="Aptos" w:hAnsi="Aptos"/>
            <w:color w:val="666666"/>
            <w:sz w:val="18"/>
            <w:szCs w:val="18"/>
          </w:rPr>
          <w:t xml:space="preserve">Versión 10  ·  Junio 2026</w:t>
        </w:r>
      </w:ins>
    </w:p>
    <w:p>
      <w:pPr>
        <w:spacing w:after="160" w:before="0" w:line="360"/>
        <w:jc w:val="both"/>
      </w:pPr>
      <w:r>
        <w:rPr>
          <w:rFonts w:ascii="Aptos" w:cs="Aptos" w:eastAsia="Aptos" w:hAnsi="Aptos"/>
          <w:b w:val="false"/>
          <w:bCs w:val="false"/>
          <w:sz w:val="24"/>
          <w:szCs w:val="24"/>
        </w:rPr>
        <w:t xml:space="preserve">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pPr>
        <w:pStyle w:val="Heading1"/>
        <w:spacing w:after="120" w:before="320"/>
      </w:pPr>
      <w:r>
        <w:rPr>
          <w:rFonts w:ascii="Aptos" w:cs="Aptos" w:eastAsia="Aptos" w:hAnsi="Aptos"/>
          <w:b/>
          <w:bCs/>
          <w:color w:val="1E3A5F"/>
          <w:sz w:val="26"/>
          <w:szCs w:val="26"/>
        </w:rPr>
        <w:t xml:space="preserve">10.1  Respuesta a los objetivos específicos</w:t>
      </w:r>
    </w:p>
    <w:p>
      <w:pPr>
        <w:spacing w:after="80" w:before="0" w:line="360"/>
        <w:jc w:val="both"/>
      </w:pPr>
      <w:r>
        <w:rPr>
          <w:rFonts w:ascii="Aptos" w:cs="Aptos" w:eastAsia="Aptos" w:hAnsi="Aptos"/>
          <w:b w:val="false"/>
          <w:bCs w:val="false"/>
          <w:sz w:val="24"/>
          <w:szCs w:val="24"/>
        </w:rPr>
        <w:t>Tabla 10.1. Respuesta a los seis objetivos específicos del Cap01 §1.2.</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2400"/>
        <w:gridCol w:w="6288"/>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Objetivo específico</w:t>
            </w:r>
          </w:p>
        </w:tc>
        <w:tc>
          <w:tcPr>
            <w:tcW w:type="dxa" w:w="62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Resultado principal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1 — Pipeline reproducible</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PAC_v3 (Medallion Bronze→Gold) sobre 560 noches, 12 pacientes. NightRecordID determinístico (MD5/SHA256). 85.277 EDOs con 25+ features geométricas. Cinco tablas Gold incluyendo night_multiscale_features.parquet.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2 — Fenotipado morfológico y ARI</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K-means K = 5 (Silhouette = 0,386) sobre 85.277 curvas PCA → morfotipos C1–C5; C4+C5 = 6,0 % del corpus, carga hipóxica desproporcionada. </w:t>
            </w:r>
            <w:del w:id="90017" w:author="Claude" w:date="2026-06-07T12:00:00Z">
              <w:r>
                <w:rPr>
                  <w:rFonts w:ascii="Aptos" w:cs="Aptos" w:eastAsia="Aptos" w:hAnsi="Aptos"/>
                  <w:b w:val="false"/>
                  <w:bCs w:val="false"/>
                  <w:sz w:val="18"/>
                  <w:szCs w:val="18"/>
                </w:rPr>
                <w:delText xml:space="preserve">ρ(ARI, ODI3) = 0,034; ICC ARI = 0,69/0,74</w:delText>
              </w:r>
            </w:del>
            <w:ins w:id="90018" w:author="Claude" w:date="2026-06-07T12:00:00Z">
              <w:r>
                <w:rPr>
                  <w:rFonts w:ascii="Aptos" w:cs="Aptos" w:eastAsia="Aptos" w:hAnsi="Aptos"/>
                  <w:b w:val="false"/>
                  <w:bCs w:val="false"/>
                  <w:sz w:val="18"/>
                  <w:szCs w:val="18"/>
                </w:rPr>
                <w:t xml:space="preserve">ρ(ARI, drop_pct) = 0,035; ICC ARI = 0,69/0,74</w:t>
              </w:r>
            </w:ins>
            <w:r>
              <w:rPr>
                <w:rFonts w:ascii="Aptos" w:cs="Aptos" w:eastAsia="Aptos" w:hAnsi="Aptos"/>
                <w:b w:val="false"/>
                <w:bCs w:val="false"/>
                <w:sz w:val="18"/>
                <w:szCs w:val="18"/>
              </w:rPr>
              <w:t xml:space="preserve">; gradiente autonómico inverso (C5 = 0,423 ± 0,104).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3 — PAC States multiescala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Clustering independiente por escala: S (K = 7), M (K = 5), L (K = 4) sobre ~519 K ventanas. Especialización funcional emergente: S4 → ODI3 (ρ = +0,691), M1 → T90 (ρ = +0,744), S5 → ARI (ρ = +0,637). 21 features nocturnas multiescala.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4 — Acoplamiento y modelos predictivos</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V de Cramér = 0,355/0,229/0,194; RR hasta 4,9× (S6). Resiliencia post-evento: 43,3 % → 12,3 % → 1,3 % (S/M/L). NB07: AUC evento = 0,878 (LightGBM), AUC noche = 0,905 (LR, agrupado; 5/8 folds evaluables). Ablación NB06: PAC States = 44,8 % de la ganancia Gini.</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5 — Aplicación clínica interactiva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App (Streamlit): morfotipos C1–C5, estados PAC, Risk Score PAC 0–100 e Informe IA sobre registro individual en &lt; 60 s. Módulos core compartidos con pipeline de investigación (sin reimplementación paralela).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6 — Predicción prospectiva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 H = 5 min óptimo (AUC = 0,821 ± 0,022; Sens = 76 %; Spec = 74 %; PPV = 20 %) sobre 452.955 ventanas, LOPO-CV estricto. Lead time supera el ramp-up del estimulador por factor &gt; 3. Consistencia entre folds (SD &lt; 3 pts).</w:t>
            </w:r>
          </w:p>
        </w:tc>
      </w:tr>
    </w:tbl>
    <w:p>
      <w:pPr>
        <w:spacing w:after="200" w:before="60" w:line="300"/>
      </w:pPr>
      <w:r>
        <w:rPr>
          <w:rFonts w:ascii="Aptos" w:cs="Aptos" w:eastAsia="Aptos" w:hAnsi="Aptos"/>
          <w:b w:val="false"/>
          <w:bCs w:val="false"/>
          <w:sz w:val="17"/>
          <w:szCs w:val="17"/>
        </w:rPr>
        <w:t xml:space="preserve">Nota. ICC = coeficiente de correlación intraclase; LOPO-CV = leave-one-patient-out cross-validation; PPV = valor predictivo positivo.</w:t>
      </w:r>
    </w:p>
    <w:p>
      <w:pPr>
        <w:pStyle w:val="Heading1"/>
        <w:spacing w:after="120" w:before="320"/>
      </w:pPr>
      <w:r>
        <w:rPr>
          <w:rFonts w:ascii="Aptos" w:cs="Aptos" w:eastAsia="Aptos" w:hAnsi="Aptos"/>
          <w:b/>
          <w:bCs/>
          <w:color w:val="1E3A5F"/>
          <w:sz w:val="26"/>
          <w:szCs w:val="26"/>
        </w:rPr>
        <w:t xml:space="preserve">10.2  Contribuciones principales</w:t>
      </w:r>
    </w:p>
    <w:p>
      <w:pPr>
        <w:spacing w:after="160" w:before="0" w:line="360"/>
        <w:jc w:val="both"/>
      </w:pPr>
      <w:r>
        <w:rPr>
          <w:rFonts w:ascii="Aptos" w:cs="Aptos" w:eastAsia="Aptos" w:hAnsi="Aptos"/>
          <w:b w:val="false"/>
          <w:bCs w:val="false"/>
          <w:sz w:val="24"/>
          <w:szCs w:val="24"/>
        </w:rPr>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pPr>
        <w:spacing w:after="160" w:before="0" w:line="360"/>
        <w:jc w:val="both"/>
      </w:pPr>
      <w:r>
        <w:rPr>
          <w:rFonts w:ascii="Aptos" w:cs="Aptos" w:eastAsia="Aptos" w:hAnsi="Aptos"/>
          <w:b w:val="false"/>
          <w:bCs w:val="false"/>
          <w:sz w:val="24"/>
          <w:szCs w:val="24"/>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pPr>
        <w:spacing w:after="160" w:before="0" w:line="360"/>
        <w:jc w:val="both"/>
      </w:pPr>
      <w:r>
        <w:rPr>
          <w:rFonts w:ascii="Aptos" w:cs="Aptos" w:eastAsia="Aptos" w:hAnsi="Aptos"/>
          <w:b w:val="false"/>
          <w:bCs w:val="false"/>
          <w:sz w:val="24"/>
          <w:szCs w:val="24"/>
        </w:rP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pPr>
        <w:pStyle w:val="Heading1"/>
        <w:spacing w:after="120" w:before="320"/>
      </w:pPr>
      <w:r>
        <w:rPr>
          <w:rFonts w:ascii="Aptos" w:cs="Aptos" w:eastAsia="Aptos" w:hAnsi="Aptos"/>
          <w:b/>
          <w:bCs/>
          <w:color w:val="1E3A5F"/>
          <w:sz w:val="26"/>
          <w:szCs w:val="26"/>
        </w:rPr>
        <w:t xml:space="preserve">10.3  Publicaciones asociadas</w:t>
      </w:r>
    </w:p>
    <w:p>
      <w:pPr>
        <w:spacing w:after="80" w:before="0" w:line="360"/>
        <w:jc w:val="both"/>
      </w:pPr>
      <w:r>
        <w:rPr>
          <w:rFonts w:ascii="Aptos" w:cs="Aptos" w:eastAsia="Aptos" w:hAnsi="Aptos"/>
          <w:b w:val="false"/>
          <w:bCs w:val="false"/>
          <w:sz w:val="24"/>
          <w:szCs w:val="24"/>
        </w:rPr>
        <w:t xml:space="preserve">Tabla 10.2. Publicaciones asociadas al Proyecto PAC.</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900"/>
        <w:gridCol w:w="2588"/>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Ref.</w:t>
            </w:r>
          </w:p>
        </w:tc>
        <w:tc>
          <w:tcPr>
            <w:tcW w:type="dxa" w:w="3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Título abreviado</w:t>
            </w:r>
          </w:p>
        </w:tc>
        <w:tc>
          <w:tcPr>
            <w:tcW w:type="dxa" w:w="1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Cubre</w:t>
            </w:r>
          </w:p>
        </w:tc>
        <w:tc>
          <w:tcPr>
            <w:tcW w:type="dxa" w:w="25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Estado</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T1</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Fenotipado morfológico y ARI en eventos de desaturación nocturna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NB01–NB02</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Enviado (junio 2026)</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T2</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States: estados dinámicos multiescala de la fisiología nocturna en SAOS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NB03–NB04</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Acoplamiento morfotipo–estado y modelos predictivos basados en PAC</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NB05–NB07</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Predicción prospectiva de EDO severo con horizonte temporal clínico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bl>
    <w:p>
      <w:pPr>
        <w:spacing w:after="200" w:before="60" w:line="300"/>
      </w:pPr>
      <w:r>
        <w:rPr>
          <w:rFonts w:ascii="Aptos" w:cs="Aptos" w:eastAsia="Aptos" w:hAnsi="Aptos"/>
          <w:b w:val="false"/>
          <w:bCs w:val="false"/>
          <w:sz w:val="17"/>
          <w:szCs w:val="17"/>
        </w:rPr>
        <w:t>Nota. T1 (enviado a publicación, junio 2026): contiene la descripción técnica definitiva del SOMNI 6000 y la fórmula canónica del ARI. T2–T4: en preparación avanzada.</w:t>
      </w:r>
    </w:p>
    <w:p>
      <w:pPr>
        <w:pStyle w:val="Heading1"/>
        <w:spacing w:after="120" w:before="320"/>
      </w:pPr>
      <w:r>
        <w:rPr>
          <w:rFonts w:ascii="Aptos" w:cs="Aptos" w:eastAsia="Aptos" w:hAnsi="Aptos"/>
          <w:b/>
          <w:bCs/>
          <w:color w:val="1E3A5F"/>
          <w:sz w:val="26"/>
          <w:szCs w:val="26"/>
        </w:rPr>
        <w:t xml:space="preserve">10.4  Trabajo futuro</w:t>
      </w:r>
    </w:p>
    <w:p>
      <w:pPr>
        <w:spacing w:after="160" w:before="0" w:line="360"/>
        <w:jc w:val="both"/>
      </w:pPr>
      <w:r>
        <w:rPr>
          <w:rFonts w:ascii="Aptos" w:cs="Aptos" w:eastAsia="Aptos" w:hAnsi="Aptos"/>
          <w:b w:val="false"/>
          <w:bCs w:val="false"/>
          <w:sz w:val="24"/>
          <w:szCs w:val="24"/>
        </w:rPr>
        <w:t xml:space="preserve">La agenda de trabajo futuro se organiza en ocho líneas:</w:t>
      </w:r>
    </w:p>
    <w:p>
      <w:pPr>
        <w:spacing w:after="120" w:before="0" w:line="360"/>
        <w:ind w:left="360"/>
        <w:jc w:val="both"/>
      </w:pPr>
      <w:r>
        <w:rPr>
          <w:rFonts w:ascii="Aptos" w:cs="Aptos" w:eastAsia="Aptos" w:hAnsi="Aptos"/>
          <w:b w:val="false"/>
          <w:bCs w:val="false"/>
          <w:sz w:val="24"/>
          <w:szCs w:val="24"/>
        </w:rPr>
        <w:t xml:space="preserve">(1)  Cohorte externa con PSG simultánea (30–50 pacientes): validar morfotipos C1–C5 y estados PAC, cuantificar concordancia con estadios AASM y resolver la circularidad del clustering.</w:t>
      </w:r>
    </w:p>
    <w:p>
      <w:pPr>
        <w:spacing w:after="120" w:before="0" w:line="360"/>
        <w:ind w:left="360"/>
        <w:jc w:val="both"/>
      </w:pPr>
      <w:r>
        <w:rPr>
          <w:rFonts w:ascii="Aptos" w:cs="Aptos" w:eastAsia="Aptos" w:hAnsi="Aptos"/>
          <w:b w:val="false"/>
          <w:bCs w:val="false"/>
          <w:sz w:val="24"/>
          <w:szCs w:val="24"/>
        </w:rPr>
        <w:t xml:space="preserve">(2)  Reconstrucción de clusters PAC within-fold: reentrenar los modelos no supervisados dentro de cada fold LOPO-CV para eliminar la contaminación entre entrenamiento y evaluación.</w:t>
      </w:r>
    </w:p>
    <w:p>
      <w:pPr>
        <w:spacing w:after="120" w:before="0" w:line="360"/>
        <w:ind w:left="360"/>
        <w:jc w:val="both"/>
      </w:pPr>
      <w:r>
        <w:rPr>
          <w:rFonts w:ascii="Aptos" w:cs="Aptos" w:eastAsia="Aptos" w:hAnsi="Aptos"/>
          <w:b w:val="false"/>
          <w:bCs w:val="false"/>
          <w:sz w:val="24"/>
          <w:szCs w:val="24"/>
        </w:rPr>
        <w:t xml:space="preserve">(3)  Calibración de probabilidades: aplicar regresión logística isotónica o Platt scaling sobre el conjunto de validación de cada fold para producir probabilidades interpretables en términos absolutos.</w:t>
      </w:r>
    </w:p>
    <w:p>
      <w:pPr>
        <w:spacing w:after="120" w:before="0" w:line="360"/>
        <w:ind w:left="360"/>
        <w:jc w:val="both"/>
      </w:pPr>
      <w:r>
        <w:rPr>
          <w:rFonts w:ascii="Aptos" w:cs="Aptos" w:eastAsia="Aptos" w:hAnsi="Aptos"/>
          <w:b w:val="false"/>
          <w:bCs w:val="false"/>
          <w:sz w:val="24"/>
          <w:szCs w:val="24"/>
        </w:rPr>
        <w:t xml:space="preserve">(4)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pPr>
        <w:spacing w:after="120" w:before="0" w:line="360"/>
        <w:ind w:left="360"/>
        <w:jc w:val="both"/>
      </w:pPr>
      <w:r>
        <w:rPr>
          <w:rFonts w:ascii="Aptos" w:cs="Aptos" w:eastAsia="Aptos" w:hAnsi="Aptos"/>
          <w:b w:val="false"/>
          <w:bCs w:val="false"/>
          <w:sz w:val="24"/>
          <w:szCs w:val="24"/>
        </w:rPr>
        <w:t xml:space="preserve">(5)  Calibración individualizada del umbral de activación: las primeras noches sin estimulación permiten estimar la prevalencia individual de eventos severos y ajustar el umbral de Youden, resolviendo la heterogeneidad inter-paciente (variación 20×).</w:t>
      </w:r>
    </w:p>
    <w:p>
      <w:pPr>
        <w:spacing w:after="120" w:before="0" w:line="360"/>
        <w:ind w:left="360"/>
        <w:jc w:val="both"/>
      </w:pPr>
      <w:r>
        <w:rPr>
          <w:rFonts w:ascii="Aptos" w:cs="Aptos" w:eastAsia="Aptos" w:hAnsi="Aptos"/>
          <w:b w:val="false"/>
          <w:bCs w:val="false"/>
          <w:sz w:val="24"/>
          <w:szCs w:val="24"/>
        </w:rPr>
        <w:t xml:space="preserve">(6)  Señales adicionales: temperatura periférica, impedancia transtorácica y HRV de alta resolución para enriquecer el vector de features sin modificar la arquitectura del pipeline.</w:t>
      </w:r>
    </w:p>
    <w:p>
      <w:pPr>
        <w:spacing w:after="120" w:before="0" w:line="360"/>
        <w:ind w:left="360"/>
        <w:jc w:val="both"/>
      </w:pPr>
      <w:r>
        <w:rPr>
          <w:rFonts w:ascii="Aptos" w:cs="Aptos" w:eastAsia="Aptos" w:hAnsi="Aptos"/>
          <w:b w:val="false"/>
          <w:bCs w:val="false"/>
          <w:sz w:val="24"/>
          <w:szCs w:val="24"/>
        </w:rPr>
        <w:t xml:space="preserve">(7)  Extensión a otras poblaciones y trastornos: síndrome de piernas inquietas, insuficiencia cardíaca con apnea central y narcolepsia con actigrafía, aprovechando que la metodología PAC es agnóstica al diagnóstico.</w:t>
      </w:r>
    </w:p>
    <w:p>
      <w:pPr>
        <w:spacing w:after="120" w:before="0" w:line="360"/>
        <w:ind w:left="360"/>
        <w:jc w:val="both"/>
      </w:pPr>
      <w:r>
        <w:rPr>
          <w:rFonts w:ascii="Aptos" w:cs="Aptos" w:eastAsia="Aptos" w:hAnsi="Aptos"/>
          <w:b w:val="false"/>
          <w:bCs w:val="false"/>
          <w:sz w:val="24"/>
          <w:szCs w:val="24"/>
        </w:rPr>
        <w:t xml:space="preserve">(8)  Modelos secuenciales nativos para NB08 (LSTM, TCN, Transformers): mejorar el AUC en horizontes cortos (H = 2 min) donde la forma de la señal previa al evento contiene más información que las features agregadas.</w:t>
      </w:r>
    </w:p>
    <w:p>
      <w:pPr>
        <w:spacing w:after="160" w:before="0" w:line="360"/>
        <w:jc w:val="both"/>
      </w:pPr>
      <w:r>
        <w:rPr>
          <w:rFonts w:ascii="Aptos" w:cs="Aptos" w:eastAsia="Aptos" w:hAnsi="Aptos"/>
          <w:b w:val="false"/>
          <w:bCs w:val="false"/>
          <w:sz w:val="24"/>
          <w:szCs w:val="24"/>
        </w:rPr>
        <w:t xml:space="preserve">▸ Figura complementaria en Anexo: Fig. 10.1 (cadena analítica del Proyecto PAC: del evento individual a la terapia adaptativa domiciliaria).</w:t>
      </w:r>
    </w:p>
    <w:p>
      <w:pPr>
        <w:pStyle w:val="Heading1"/>
        <w:spacing w:after="120" w:before="320"/>
      </w:pPr>
      <w:r>
        <w:rPr>
          <w:rFonts w:ascii="Aptos" w:cs="Aptos" w:eastAsia="Aptos" w:hAnsi="Aptos"/>
          <w:b/>
          <w:bCs/>
          <w:color w:val="1E3A5F"/>
          <w:sz w:val="26"/>
          <w:szCs w:val="26"/>
        </w:rPr>
        <w:t xml:space="preserve">10.5  Reflexión final</w:t>
      </w:r>
    </w:p>
    <w:p>
      <w:pPr>
        <w:spacing w:after="160" w:before="0" w:line="360"/>
        <w:jc w:val="both"/>
      </w:pPr>
      <w:r>
        <w:rPr>
          <w:rFonts w:ascii="Aptos" w:cs="Aptos" w:eastAsia="Aptos" w:hAnsi="Aptos"/>
          <w:b w:val="false"/>
          <w:bCs w:val="false"/>
          <w:sz w:val="24"/>
          <w:szCs w:val="24"/>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before="0" w:line="360"/>
        <w:jc w:val="both"/>
      </w:pPr>
      <w:r>
        <w:rPr>
          <w:rFonts w:ascii="Aptos" w:cs="Aptos" w:eastAsia="Aptos" w:hAnsi="Aptos"/>
          <w:b w:val="false"/>
          <w:bCs w:val="false"/>
          <w:sz w:val="24"/>
          <w:szCs w:val="24"/>
        </w:rPr>
        <w:t>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pPr>
        <w:spacing w:after="160" w:before="0" w:line="360"/>
        <w:jc w:val="both"/>
      </w:pPr>
      <w:r>
        <w:rPr>
          <w:rFonts w:ascii="Aptos" w:cs="Aptos" w:eastAsia="Aptos" w:hAnsi="Aptos"/>
          <w:b w:val="false"/>
          <w:bCs w:val="false"/>
          <w:sz w:val="24"/>
          <w:szCs w:val="24"/>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before="0" w:line="360"/>
        <w:jc w:val="both"/>
      </w:pPr>
      <w:r>
        <w:rPr>
          <w:rFonts w:ascii="Aptos" w:cs="Aptos" w:eastAsia="Aptos" w:hAnsi="Aptos"/>
          <w:b w:val="false"/>
          <w:bCs w:val="false"/>
          <w:sz w:val="24"/>
          <w:szCs w:val="24"/>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pPr>
        <w:spacing w:after="160" w:before="0" w:line="360"/>
        <w:jc w:val="both"/>
      </w:pPr>
      <w:r>
        <w:rPr>
          <w:rFonts w:ascii="Aptos" w:cs="Aptos" w:eastAsia="Aptos" w:hAnsi="Aptos"/>
          <w:b w:val="false"/>
          <w:bCs w:val="false"/>
          <w:sz w:val="24"/>
          <w:szCs w:val="24"/>
        </w:rPr>
        <w:t xml:space="preserve">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2026-06-07T01:43:22.811Z</dcterms:created>
  <dcterms:modified xsi:type="dcterms:W3CDTF">2026-06-07T01:43:22.812Z</dcterms:modified>
</cp:coreProperties>
</file>

<file path=docProps/custom.xml><?xml version="1.0" encoding="utf-8"?>
<Properties xmlns="http://schemas.openxmlformats.org/officeDocument/2006/custom-properties" xmlns:vt="http://schemas.openxmlformats.org/officeDocument/2006/docPropsVTypes"/>
</file>